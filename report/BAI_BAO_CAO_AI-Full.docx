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42A43D" w14:textId="5D151E59" w:rsidR="006E0513" w:rsidRPr="001C5CA1" w:rsidRDefault="003D68DE" w:rsidP="006E0513">
      <w:pPr>
        <w:jc w:val="center"/>
        <w:rPr>
          <w:rFonts w:ascii="Times New Roman" w:hAnsi="Times New Roman" w:cs="Times New Roman"/>
          <w:b/>
          <w:color w:val="000000" w:themeColor="text1"/>
          <w14:textOutline w14:w="11112" w14:cap="flat" w14:cmpd="sng" w14:algn="ctr">
            <w14:solidFill>
              <w14:schemeClr w14:val="tx1"/>
            </w14:solidFill>
            <w14:prstDash w14:val="solid"/>
            <w14:round/>
          </w14:textOutline>
        </w:rPr>
      </w:pPr>
      <w:r w:rsidRPr="001C5CA1">
        <w:rPr>
          <w:rFonts w:ascii="Times New Roman" w:hAnsi="Times New Roman" w:cs="Times New Roman"/>
          <w:b/>
          <w:noProof/>
          <w:color w:val="000000" w:themeColor="text1"/>
          <w14:textOutline w14:w="11112" w14:cap="flat" w14:cmpd="sng" w14:algn="ctr">
            <w14:solidFill>
              <w14:schemeClr w14:val="tx1"/>
            </w14:solidFill>
            <w14:prstDash w14:val="solid"/>
            <w14:round/>
          </w14:textOutline>
        </w:rPr>
        <w:drawing>
          <wp:anchor distT="0" distB="0" distL="114300" distR="114300" simplePos="0" relativeHeight="251654141" behindDoc="1" locked="0" layoutInCell="1" allowOverlap="1" wp14:anchorId="0EC05A3D" wp14:editId="4E624059">
            <wp:simplePos x="0" y="0"/>
            <wp:positionH relativeFrom="page">
              <wp:posOffset>-213360</wp:posOffset>
            </wp:positionH>
            <wp:positionV relativeFrom="paragraph">
              <wp:posOffset>-898358</wp:posOffset>
            </wp:positionV>
            <wp:extent cx="7775575" cy="10062845"/>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1">
                      <a:extLst>
                        <a:ext uri="{BEBA8EAE-BF5A-486C-A8C5-ECC9F3942E4B}">
                          <a14:imgProps xmlns:a14="http://schemas.microsoft.com/office/drawing/2010/main">
                            <a14:imgLayer r:embed="rId12">
                              <a14:imgEffect>
                                <a14:backgroundRemoval t="10000" b="100000" l="2275" r="100000">
                                  <a14:foregroundMark x1="2902" y1="83394" x2="10353" y2="80485"/>
                                  <a14:foregroundMark x1="10118" y1="80485" x2="8863" y2="77939"/>
                                  <a14:foregroundMark x1="17961" y1="77455" x2="20863" y2="79212"/>
                                  <a14:foregroundMark x1="12784" y1="88667" x2="15294" y2="91818"/>
                                  <a14:foregroundMark x1="6196" y1="87515" x2="10745" y2="83697"/>
                                  <a14:foregroundMark x1="7451" y1="97091" x2="15451" y2="93576"/>
                                  <a14:foregroundMark x1="33255" y1="81333" x2="32627" y2="94848"/>
                                  <a14:foregroundMark x1="24157" y1="88667" x2="41882" y2="88485"/>
                                  <a14:foregroundMark x1="54667" y1="74000" x2="51137" y2="73818"/>
                                  <a14:foregroundMark x1="50745" y1="74000" x2="50745" y2="80970"/>
                                  <a14:foregroundMark x1="84157" y1="73333" x2="88941" y2="73333"/>
                                  <a14:foregroundMark x1="88471" y1="73515" x2="88471" y2="85455"/>
                                  <a14:foregroundMark x1="57961" y1="97697" x2="78431" y2="97576"/>
                                  <a14:foregroundMark x1="88941" y1="81636" x2="98588" y2="81455"/>
                                  <a14:foregroundMark x1="89569" y1="82424" x2="98824" y2="98545"/>
                                </a14:backgroundRemoval>
                              </a14:imgEffect>
                            </a14:imgLayer>
                          </a14:imgProps>
                        </a:ext>
                        <a:ext uri="{28A0092B-C50C-407E-A947-70E740481C1C}">
                          <a14:useLocalDpi xmlns:a14="http://schemas.microsoft.com/office/drawing/2010/main" val="0"/>
                        </a:ext>
                      </a:extLst>
                    </a:blip>
                    <a:stretch>
                      <a:fillRect/>
                    </a:stretch>
                  </pic:blipFill>
                  <pic:spPr>
                    <a:xfrm>
                      <a:off x="0" y="0"/>
                      <a:ext cx="7775575" cy="10062845"/>
                    </a:xfrm>
                    <a:prstGeom prst="rect">
                      <a:avLst/>
                    </a:prstGeom>
                  </pic:spPr>
                </pic:pic>
              </a:graphicData>
            </a:graphic>
            <wp14:sizeRelH relativeFrom="page">
              <wp14:pctWidth>0</wp14:pctWidth>
            </wp14:sizeRelH>
            <wp14:sizeRelV relativeFrom="page">
              <wp14:pctHeight>0</wp14:pctHeight>
            </wp14:sizeRelV>
          </wp:anchor>
        </w:drawing>
      </w:r>
      <w:r w:rsidR="00FB4730" w:rsidRPr="001C5CA1">
        <w:rPr>
          <w:rFonts w:ascii="Times New Roman" w:hAnsi="Times New Roman" w:cs="Times New Roman"/>
          <w:b/>
          <w:noProof/>
          <w:color w:val="000000" w:themeColor="text1"/>
          <w14:textOutline w14:w="11112" w14:cap="flat" w14:cmpd="sng" w14:algn="ctr">
            <w14:solidFill>
              <w14:schemeClr w14:val="tx1"/>
            </w14:solidFill>
            <w14:prstDash w14:val="solid"/>
            <w14:round/>
          </w14:textOutline>
        </w:rPr>
        <mc:AlternateContent>
          <mc:Choice Requires="wps">
            <w:drawing>
              <wp:anchor distT="0" distB="0" distL="114300" distR="114300" simplePos="0" relativeHeight="251677696" behindDoc="0" locked="0" layoutInCell="1" allowOverlap="1" wp14:anchorId="6DA7E1B0" wp14:editId="0E3A26BC">
                <wp:simplePos x="0" y="0"/>
                <wp:positionH relativeFrom="page">
                  <wp:posOffset>340360</wp:posOffset>
                </wp:positionH>
                <wp:positionV relativeFrom="paragraph">
                  <wp:posOffset>-459740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77306" id="Rectangle 5" o:spid="_x0000_s1026" alt="&quot;&quot;" style="position:absolute;margin-left:26.8pt;margin-top:-36.2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" filled="f" strokecolor="#390f26 [2404]" strokeweight="1.75pt">
                <v:stroke endcap="round"/>
                <w10:wrap anchorx="page"/>
              </v:rect>
            </w:pict>
          </mc:Fallback>
        </mc:AlternateContent>
      </w:r>
      <w:r w:rsidR="006E0513" w:rsidRPr="001C5CA1">
        <w:rPr>
          <w:rFonts w:ascii="Times New Roman" w:hAnsi="Times New Roman" w:cs="Times New Roman"/>
          <w:b/>
          <w:color w:val="000000" w:themeColor="text1"/>
          <w:sz w:val="24"/>
          <w:szCs w:val="24"/>
          <w14:textOutline w14:w="11112" w14:cap="flat" w14:cmpd="sng" w14:algn="ctr">
            <w14:solidFill>
              <w14:schemeClr w14:val="tx1"/>
            </w14:solidFill>
            <w14:prstDash w14:val="solid"/>
            <w14:round/>
          </w14:textOutline>
        </w:rPr>
        <w:t>TRƯỜNG ĐẠI HỌC SƯ PHẠM THÀNH PHỐ HỒ CHÍ MINH</w:t>
      </w:r>
    </w:p>
    <w:p w14:paraId="07A38005" w14:textId="2E45CEB7" w:rsidR="006E0513" w:rsidRPr="001C5CA1" w:rsidRDefault="006E0513" w:rsidP="006E0513">
      <w:pPr>
        <w:spacing w:after="120"/>
        <w:jc w:val="center"/>
        <w:rPr>
          <w:rFonts w:ascii="Times New Roman" w:hAnsi="Times New Roman" w:cs="Times New Roman"/>
          <w:b/>
          <w:color w:val="000000" w:themeColor="text1"/>
          <w:sz w:val="24"/>
          <w:szCs w:val="24"/>
          <w14:textOutline w14:w="11112" w14:cap="flat" w14:cmpd="sng" w14:algn="ctr">
            <w14:solidFill>
              <w14:schemeClr w14:val="tx1"/>
            </w14:solidFill>
            <w14:prstDash w14:val="solid"/>
            <w14:round/>
          </w14:textOutline>
        </w:rPr>
      </w:pPr>
      <w:r w:rsidRPr="001C5CA1">
        <w:rPr>
          <w:rFonts w:ascii="Times New Roman" w:hAnsi="Times New Roman" w:cs="Times New Roman"/>
          <w:b/>
          <w:color w:val="000000" w:themeColor="text1"/>
          <w:sz w:val="24"/>
          <w:szCs w:val="24"/>
          <w14:textOutline w14:w="11112" w14:cap="flat" w14:cmpd="sng" w14:algn="ctr">
            <w14:solidFill>
              <w14:schemeClr w14:val="tx1"/>
            </w14:solidFill>
            <w14:prstDash w14:val="solid"/>
            <w14:round/>
          </w14:textOutline>
        </w:rPr>
        <w:t>KHOA CÔNG NGHỆ THÔNG TIN</w:t>
      </w:r>
    </w:p>
    <w:p w14:paraId="2672FAB6" w14:textId="0AB5020A" w:rsidR="006E0513" w:rsidRPr="00AD2CAA" w:rsidRDefault="003D68DE" w:rsidP="006E0513">
      <w:pPr>
        <w:rPr>
          <w:rFonts w:ascii="Times New Roman" w:hAnsi="Times New Roman" w:cs="Times New Roman"/>
        </w:rPr>
      </w:pPr>
      <w:r>
        <w:rPr>
          <w:noProof/>
        </w:rPr>
        <w:drawing>
          <wp:anchor distT="0" distB="0" distL="114300" distR="114300" simplePos="0" relativeHeight="251691008" behindDoc="1" locked="0" layoutInCell="1" allowOverlap="1" wp14:anchorId="2EB4BD7F" wp14:editId="51E305FF">
            <wp:simplePos x="0" y="0"/>
            <wp:positionH relativeFrom="margin">
              <wp:align>center</wp:align>
            </wp:positionH>
            <wp:positionV relativeFrom="paragraph">
              <wp:posOffset>6350</wp:posOffset>
            </wp:positionV>
            <wp:extent cx="1530985" cy="850265"/>
            <wp:effectExtent l="0" t="0" r="0" b="6985"/>
            <wp:wrapTight wrapText="bothSides">
              <wp:wrapPolygon edited="0">
                <wp:start x="0" y="0"/>
                <wp:lineTo x="0" y="21294"/>
                <wp:lineTo x="21233" y="21294"/>
                <wp:lineTo x="21233"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30985" cy="850265"/>
                    </a:xfrm>
                    <a:prstGeom prst="rect">
                      <a:avLst/>
                    </a:prstGeom>
                  </pic:spPr>
                </pic:pic>
              </a:graphicData>
            </a:graphic>
            <wp14:sizeRelH relativeFrom="margin">
              <wp14:pctWidth>0</wp14:pctWidth>
            </wp14:sizeRelH>
            <wp14:sizeRelV relativeFrom="margin">
              <wp14:pctHeight>0</wp14:pctHeight>
            </wp14:sizeRelV>
          </wp:anchor>
        </w:drawing>
      </w:r>
      <w:r w:rsidRPr="003D68DE">
        <w:rPr>
          <w:noProof/>
        </w:rPr>
        <w:t xml:space="preserve"> </w:t>
      </w:r>
    </w:p>
    <w:p w14:paraId="2408E91E" w14:textId="7BF073B4" w:rsidR="006E0513" w:rsidRPr="00AD2CAA" w:rsidRDefault="006E0513" w:rsidP="006E0513">
      <w:pPr>
        <w:jc w:val="center"/>
        <w:rPr>
          <w:rFonts w:ascii="Times New Roman" w:hAnsi="Times New Roman" w:cs="Times New Roman"/>
        </w:rPr>
      </w:pPr>
    </w:p>
    <w:p w14:paraId="04E3E4F1" w14:textId="77777777" w:rsidR="006E0513" w:rsidRPr="00AD2CAA" w:rsidRDefault="006E0513" w:rsidP="006E0513">
      <w:pPr>
        <w:rPr>
          <w:rFonts w:ascii="Times New Roman" w:hAnsi="Times New Roman" w:cs="Times New Roman"/>
        </w:rPr>
      </w:pPr>
    </w:p>
    <w:p w14:paraId="35D29824" w14:textId="77777777" w:rsidR="006E0513" w:rsidRPr="00AD2CAA" w:rsidRDefault="006E0513" w:rsidP="006E0513">
      <w:pPr>
        <w:rPr>
          <w:rFonts w:ascii="Times New Roman" w:hAnsi="Times New Roman" w:cs="Times New Roman"/>
        </w:rPr>
      </w:pPr>
    </w:p>
    <w:p w14:paraId="6B236575" w14:textId="77777777" w:rsidR="006E0513" w:rsidRPr="001C5CA1" w:rsidRDefault="006E0513" w:rsidP="006E0513">
      <w:pPr>
        <w:jc w:val="center"/>
        <w:rPr>
          <w:rFonts w:ascii="Times New Roman" w:hAnsi="Times New Roman" w:cs="Times New Roman"/>
          <w:b/>
          <w:color w:val="002060"/>
          <w:sz w:val="36"/>
          <w:szCs w:val="36"/>
        </w:rPr>
      </w:pPr>
      <w:r w:rsidRPr="001C5CA1">
        <w:rPr>
          <w:rFonts w:ascii="Times New Roman" w:hAnsi="Times New Roman" w:cs="Times New Roman"/>
          <w:b/>
          <w:color w:val="002060"/>
          <w:sz w:val="36"/>
          <w:szCs w:val="36"/>
        </w:rPr>
        <w:t>BÀI BÁO CÁO</w:t>
      </w:r>
    </w:p>
    <w:p w14:paraId="47F8252D" w14:textId="77777777" w:rsidR="006E0513" w:rsidRPr="001C5CA1" w:rsidRDefault="006E0513" w:rsidP="006E0513">
      <w:pPr>
        <w:pStyle w:val="Title"/>
        <w:rPr>
          <w:rFonts w:ascii="Times New Roman" w:hAnsi="Times New Roman" w:cs="Times New Roman"/>
          <w:b/>
          <w:color w:val="002060"/>
          <w:sz w:val="60"/>
          <w:szCs w:val="60"/>
        </w:rPr>
      </w:pPr>
      <w:r w:rsidRPr="001C5CA1">
        <w:rPr>
          <w:rFonts w:ascii="Times New Roman" w:hAnsi="Times New Roman" w:cs="Times New Roman"/>
          <w:b/>
          <w:color w:val="002060"/>
          <w:sz w:val="60"/>
          <w:szCs w:val="60"/>
        </w:rPr>
        <w:t>MÔN TRÍ TUỆ NHÂN TẠO</w:t>
      </w:r>
    </w:p>
    <w:p w14:paraId="15B709F0" w14:textId="77777777" w:rsidR="006E0513" w:rsidRPr="00AD2CAA" w:rsidRDefault="006E0513" w:rsidP="006E0513">
      <w:pPr>
        <w:tabs>
          <w:tab w:val="left" w:pos="720"/>
          <w:tab w:val="left" w:pos="1440"/>
          <w:tab w:val="left" w:pos="2160"/>
        </w:tabs>
        <w:jc w:val="center"/>
        <w:rPr>
          <w:rFonts w:ascii="Times New Roman" w:hAnsi="Times New Roman" w:cs="Times New Roman"/>
          <w:color w:val="FF0066"/>
          <w:sz w:val="40"/>
          <w:szCs w:val="40"/>
        </w:rPr>
      </w:pPr>
      <w:r w:rsidRPr="00AD2CAA">
        <w:rPr>
          <w:rFonts w:ascii="Times New Roman" w:hAnsi="Times New Roman" w:cs="Times New Roman"/>
          <w:color w:val="FF0066"/>
          <w:sz w:val="40"/>
          <w:szCs w:val="40"/>
        </w:rPr>
        <w:t xml:space="preserve">Chủ đề: </w:t>
      </w:r>
    </w:p>
    <w:p w14:paraId="2A0506D1" w14:textId="77777777" w:rsidR="006E0513" w:rsidRPr="00AD2CAA" w:rsidRDefault="006E0513" w:rsidP="006E0513">
      <w:pPr>
        <w:pStyle w:val="ListParagraph"/>
        <w:numPr>
          <w:ilvl w:val="0"/>
          <w:numId w:val="4"/>
        </w:numPr>
        <w:tabs>
          <w:tab w:val="left" w:pos="720"/>
          <w:tab w:val="left" w:pos="1440"/>
          <w:tab w:val="left" w:pos="2160"/>
        </w:tabs>
        <w:rPr>
          <w:rFonts w:ascii="Times New Roman" w:hAnsi="Times New Roman" w:cs="Times New Roman"/>
          <w:color w:val="FF0066"/>
          <w:sz w:val="40"/>
          <w:szCs w:val="40"/>
        </w:rPr>
      </w:pPr>
      <w:r w:rsidRPr="00AD2CAA">
        <w:rPr>
          <w:rFonts w:ascii="Times New Roman" w:hAnsi="Times New Roman" w:cs="Times New Roman"/>
          <w:color w:val="FF0066"/>
          <w:sz w:val="40"/>
          <w:szCs w:val="40"/>
        </w:rPr>
        <w:t>Tìm hiểu về công cụ Tensorflow</w:t>
      </w:r>
    </w:p>
    <w:p w14:paraId="1DE35678" w14:textId="77777777" w:rsidR="006E0513" w:rsidRPr="00AD2CAA" w:rsidRDefault="006E0513" w:rsidP="006E0513">
      <w:pPr>
        <w:pStyle w:val="ListParagraph"/>
        <w:numPr>
          <w:ilvl w:val="0"/>
          <w:numId w:val="4"/>
        </w:numPr>
        <w:tabs>
          <w:tab w:val="left" w:pos="720"/>
          <w:tab w:val="left" w:pos="1440"/>
          <w:tab w:val="left" w:pos="2160"/>
        </w:tabs>
        <w:rPr>
          <w:rFonts w:ascii="Times New Roman" w:hAnsi="Times New Roman" w:cs="Times New Roman"/>
          <w:color w:val="FF0066"/>
          <w:sz w:val="40"/>
          <w:szCs w:val="40"/>
        </w:rPr>
      </w:pPr>
      <w:r w:rsidRPr="00AD2CAA">
        <w:rPr>
          <w:rFonts w:ascii="Times New Roman" w:hAnsi="Times New Roman" w:cs="Times New Roman"/>
          <w:color w:val="FF0066"/>
          <w:sz w:val="40"/>
          <w:szCs w:val="40"/>
        </w:rPr>
        <w:t>Ứng dụng phát hiện chữ viết tay</w:t>
      </w:r>
    </w:p>
    <w:p w14:paraId="35790B91" w14:textId="68F33538" w:rsidR="006E0513" w:rsidRPr="00AD2CAA" w:rsidRDefault="006E0513" w:rsidP="006E0513">
      <w:pPr>
        <w:tabs>
          <w:tab w:val="left" w:pos="720"/>
          <w:tab w:val="left" w:pos="1440"/>
          <w:tab w:val="left" w:pos="2160"/>
          <w:tab w:val="left" w:pos="2880"/>
        </w:tabs>
        <w:rPr>
          <w:rFonts w:ascii="Times New Roman" w:hAnsi="Times New Roman" w:cs="Times New Roman"/>
          <w:sz w:val="30"/>
          <w:szCs w:val="30"/>
        </w:rPr>
      </w:pP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sz w:val="30"/>
          <w:szCs w:val="30"/>
        </w:rPr>
        <w:t>Giảng viên hướng dẫn: T</w:t>
      </w:r>
      <w:r w:rsidR="00976A52">
        <w:rPr>
          <w:rFonts w:ascii="Times New Roman" w:hAnsi="Times New Roman" w:cs="Times New Roman"/>
          <w:sz w:val="30"/>
          <w:szCs w:val="30"/>
        </w:rPr>
        <w:t>S</w:t>
      </w:r>
      <w:r w:rsidR="00286149">
        <w:rPr>
          <w:rFonts w:ascii="Times New Roman" w:hAnsi="Times New Roman" w:cs="Times New Roman"/>
          <w:sz w:val="30"/>
          <w:szCs w:val="30"/>
        </w:rPr>
        <w:t>.</w:t>
      </w:r>
      <w:r w:rsidRPr="00AD2CAA">
        <w:rPr>
          <w:rFonts w:ascii="Times New Roman" w:hAnsi="Times New Roman" w:cs="Times New Roman"/>
          <w:sz w:val="30"/>
          <w:szCs w:val="30"/>
        </w:rPr>
        <w:t xml:space="preserve"> Nguyễn Đình Hiển</w:t>
      </w:r>
    </w:p>
    <w:p w14:paraId="7FBD8892" w14:textId="77777777" w:rsidR="006E0513" w:rsidRPr="00AD2CAA" w:rsidRDefault="006E0513" w:rsidP="006E0513">
      <w:pPr>
        <w:ind w:left="2880" w:firstLine="720"/>
        <w:rPr>
          <w:rFonts w:ascii="Times New Roman" w:hAnsi="Times New Roman" w:cs="Times New Roman"/>
          <w:sz w:val="30"/>
          <w:szCs w:val="30"/>
        </w:rPr>
      </w:pPr>
      <w:r w:rsidRPr="00AD2CAA">
        <w:rPr>
          <w:rFonts w:ascii="Times New Roman" w:hAnsi="Times New Roman" w:cs="Times New Roman"/>
          <w:sz w:val="30"/>
          <w:szCs w:val="30"/>
        </w:rPr>
        <w:t xml:space="preserve">Sinh viên thực hiện: </w:t>
      </w:r>
    </w:p>
    <w:p w14:paraId="252D5382" w14:textId="77777777" w:rsidR="006E0513" w:rsidRPr="00AD2CAA" w:rsidRDefault="006E0513" w:rsidP="00976A52">
      <w:pPr>
        <w:ind w:left="2160" w:firstLine="720"/>
        <w:rPr>
          <w:rFonts w:ascii="Times New Roman" w:hAnsi="Times New Roman" w:cs="Times New Roman"/>
          <w:sz w:val="30"/>
          <w:szCs w:val="30"/>
        </w:rPr>
      </w:pPr>
      <w:r w:rsidRPr="00AD2CAA">
        <w:rPr>
          <w:rFonts w:ascii="Times New Roman" w:hAnsi="Times New Roman" w:cs="Times New Roman"/>
          <w:sz w:val="30"/>
          <w:szCs w:val="30"/>
        </w:rPr>
        <w:tab/>
      </w:r>
      <w:r w:rsidRPr="00AD2CAA">
        <w:rPr>
          <w:rFonts w:ascii="Times New Roman" w:hAnsi="Times New Roman" w:cs="Times New Roman"/>
          <w:sz w:val="30"/>
          <w:szCs w:val="30"/>
        </w:rPr>
        <w:tab/>
        <w:t>Dương Tiến – 44.01.104.</w:t>
      </w:r>
      <w:r w:rsidR="00976A52">
        <w:rPr>
          <w:rFonts w:ascii="Times New Roman" w:hAnsi="Times New Roman" w:cs="Times New Roman"/>
          <w:sz w:val="30"/>
          <w:szCs w:val="30"/>
        </w:rPr>
        <w:t>193</w:t>
      </w:r>
    </w:p>
    <w:p w14:paraId="56E96F7A" w14:textId="77777777" w:rsidR="006E0513" w:rsidRPr="00AD2CAA" w:rsidRDefault="00976A52" w:rsidP="00976A52">
      <w:pPr>
        <w:ind w:left="2160" w:firstLine="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Đoàn Trọng</w:t>
      </w:r>
      <w:r w:rsidR="006E0513" w:rsidRPr="00AD2CAA">
        <w:rPr>
          <w:rFonts w:ascii="Times New Roman" w:hAnsi="Times New Roman" w:cs="Times New Roman"/>
          <w:sz w:val="30"/>
          <w:szCs w:val="30"/>
        </w:rPr>
        <w:t xml:space="preserve"> Hải Anh – 44.01.104.</w:t>
      </w:r>
      <w:r>
        <w:rPr>
          <w:rFonts w:ascii="Times New Roman" w:hAnsi="Times New Roman" w:cs="Times New Roman"/>
          <w:sz w:val="30"/>
          <w:szCs w:val="30"/>
        </w:rPr>
        <w:t>049</w:t>
      </w:r>
    </w:p>
    <w:p w14:paraId="54667F93" w14:textId="77777777" w:rsidR="006E0513" w:rsidRPr="00AD2CAA" w:rsidDel="00EF400A" w:rsidRDefault="006E0513" w:rsidP="00EF400A">
      <w:pPr>
        <w:ind w:left="3600" w:firstLine="720"/>
        <w:rPr>
          <w:del w:id="5" w:author="Author"/>
          <w:rFonts w:ascii="Times New Roman" w:hAnsi="Times New Roman" w:cs="Times New Roman"/>
          <w:sz w:val="30"/>
          <w:szCs w:val="30"/>
        </w:rPr>
      </w:pPr>
      <w:r w:rsidRPr="00AD2CAA">
        <w:rPr>
          <w:rFonts w:ascii="Times New Roman" w:hAnsi="Times New Roman" w:cs="Times New Roman"/>
          <w:sz w:val="30"/>
          <w:szCs w:val="30"/>
        </w:rPr>
        <w:t xml:space="preserve">Lê Thị Kim Hoàng - 43.01.103.018 </w:t>
      </w:r>
    </w:p>
    <w:p w14:paraId="7B390596" w14:textId="77777777" w:rsidR="002B5D98" w:rsidRPr="00AD2CAA" w:rsidRDefault="002B5D98">
      <w:pPr>
        <w:ind w:left="3600" w:firstLine="720"/>
        <w:rPr>
          <w:rFonts w:ascii="Times New Roman" w:hAnsi="Times New Roman" w:cs="Times New Roman"/>
        </w:rPr>
        <w:pPrChange w:id="6" w:author="Author">
          <w:pPr/>
        </w:pPrChange>
      </w:pPr>
    </w:p>
    <w:p w14:paraId="55984DDE" w14:textId="77777777" w:rsidR="00710767" w:rsidRPr="00AD2CAA" w:rsidRDefault="00710767">
      <w:pPr>
        <w:pPrChange w:id="7" w:author="Author">
          <w:pPr>
            <w:pStyle w:val="Subtitle"/>
          </w:pPr>
        </w:pPrChange>
      </w:pPr>
    </w:p>
    <w:p w14:paraId="49ABAE57" w14:textId="77777777" w:rsidR="00354222" w:rsidRDefault="002974C8" w:rsidP="00706D60">
      <w:pPr>
        <w:rPr>
          <w:ins w:id="8" w:author="Author"/>
          <w:rFonts w:ascii="Times New Roman" w:hAnsi="Times New Roman" w:cs="Times New Roman"/>
        </w:rPr>
      </w:pPr>
      <w:r w:rsidRPr="00AD2CAA">
        <w:rPr>
          <w:rFonts w:ascii="Times New Roman" w:hAnsi="Times New Roman" w:cs="Times New Roman"/>
        </w:rPr>
        <w:br w:type="page"/>
      </w:r>
    </w:p>
    <w:p w14:paraId="4EF01996" w14:textId="7C8757AA" w:rsidR="00E96235" w:rsidDel="00354222" w:rsidRDefault="00FB4730">
      <w:pPr>
        <w:pStyle w:val="Title"/>
        <w:pBdr>
          <w:bottom w:val="single" w:sz="4" w:space="1" w:color="auto"/>
        </w:pBdr>
        <w:rPr>
          <w:del w:id="9" w:author="Author"/>
        </w:rPr>
        <w:pPrChange w:id="10" w:author="Author">
          <w:pPr/>
        </w:pPrChange>
      </w:pPr>
      <w:r w:rsidRPr="00AD2CAA">
        <w:rPr>
          <w:noProof/>
        </w:rPr>
        <w:lastRenderedPageBreak/>
        <mc:AlternateContent>
          <mc:Choice Requires="wps">
            <w:drawing>
              <wp:anchor distT="0" distB="0" distL="114300" distR="114300" simplePos="0" relativeHeight="251659264" behindDoc="0" locked="0" layoutInCell="1" allowOverlap="1" wp14:anchorId="34BB9762" wp14:editId="414CF883">
                <wp:simplePos x="0" y="0"/>
                <wp:positionH relativeFrom="page">
                  <wp:posOffset>343535</wp:posOffset>
                </wp:positionH>
                <wp:positionV relativeFrom="paragraph">
                  <wp:posOffset>-467995</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9F131" id="Rectangle 7" o:spid="_x0000_s1026" alt="&quot;&quot;" style="position:absolute;margin-left:27.05pt;margin-top:-36.85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" filled="f" strokecolor="#390f26 [2404]" strokeweight="1.75pt">
                <v:stroke endcap="round"/>
                <w10:wrap anchorx="page"/>
              </v:rect>
            </w:pict>
          </mc:Fallback>
        </mc:AlternateContent>
      </w:r>
      <w:ins w:id="11" w:author="Author">
        <w:r w:rsidR="00354222">
          <w:t>MỤC LỤC</w:t>
        </w:r>
      </w:ins>
      <w:del w:id="12" w:author="Author">
        <w:r w:rsidR="00C7287A" w:rsidRPr="00AD2CAA" w:rsidDel="00354222">
          <w:softHyphen/>
        </w:r>
        <w:r w:rsidR="00C7287A" w:rsidRPr="00AD2CAA" w:rsidDel="00354222">
          <w:softHyphen/>
        </w:r>
      </w:del>
    </w:p>
    <w:p w14:paraId="6F3B0EF7" w14:textId="2FE37278" w:rsidR="00354222" w:rsidRDefault="00354222" w:rsidP="00354222">
      <w:pPr>
        <w:pStyle w:val="Title"/>
        <w:pBdr>
          <w:bottom w:val="single" w:sz="4" w:space="1" w:color="auto"/>
        </w:pBdr>
      </w:pPr>
    </w:p>
    <w:p w14:paraId="0C943404" w14:textId="727DF511" w:rsidR="00C55ECF" w:rsidRDefault="00354222">
      <w:pPr>
        <w:pStyle w:val="TOC1"/>
        <w:tabs>
          <w:tab w:val="right" w:leader="dot" w:pos="9019"/>
        </w:tabs>
        <w:rPr>
          <w:ins w:id="13" w:author="Author"/>
          <w:rFonts w:eastAsiaTheme="minorEastAsia"/>
          <w:noProof/>
          <w:sz w:val="22"/>
          <w:lang w:eastAsia="ja-JP"/>
        </w:rPr>
      </w:pPr>
      <w:r>
        <w:fldChar w:fldCharType="begin"/>
      </w:r>
      <w:r>
        <w:instrText xml:space="preserve"> TOC \o "1-3" \h \z \u </w:instrText>
      </w:r>
      <w:r>
        <w:fldChar w:fldCharType="separate"/>
      </w:r>
      <w:ins w:id="14" w:author="Author">
        <w:r w:rsidR="00C55ECF" w:rsidRPr="00174405">
          <w:rPr>
            <w:rStyle w:val="Hyperlink"/>
            <w:noProof/>
          </w:rPr>
          <w:fldChar w:fldCharType="begin"/>
        </w:r>
        <w:r w:rsidR="00C55ECF" w:rsidRPr="00174405">
          <w:rPr>
            <w:rStyle w:val="Hyperlink"/>
            <w:noProof/>
          </w:rPr>
          <w:instrText xml:space="preserve"> </w:instrText>
        </w:r>
        <w:r w:rsidR="00C55ECF">
          <w:rPr>
            <w:noProof/>
          </w:rPr>
          <w:instrText>HYPERLINK \l "_Toc56439870"</w:instrText>
        </w:r>
        <w:r w:rsidR="00C55ECF" w:rsidRPr="00174405">
          <w:rPr>
            <w:rStyle w:val="Hyperlink"/>
            <w:noProof/>
          </w:rPr>
          <w:instrText xml:space="preserve"> </w:instrText>
        </w:r>
        <w:r w:rsidR="00C55ECF" w:rsidRPr="00174405">
          <w:rPr>
            <w:rStyle w:val="Hyperlink"/>
            <w:noProof/>
          </w:rPr>
        </w:r>
        <w:r w:rsidR="00C55ECF" w:rsidRPr="00174405">
          <w:rPr>
            <w:rStyle w:val="Hyperlink"/>
            <w:noProof/>
          </w:rPr>
          <w:fldChar w:fldCharType="separate"/>
        </w:r>
        <w:r w:rsidR="00C55ECF" w:rsidRPr="00174405">
          <w:rPr>
            <w:rStyle w:val="Hyperlink"/>
            <w:noProof/>
          </w:rPr>
          <w:t>I. Lời mở đầu</w:t>
        </w:r>
        <w:r w:rsidR="00C55ECF">
          <w:rPr>
            <w:noProof/>
            <w:webHidden/>
          </w:rPr>
          <w:tab/>
        </w:r>
        <w:r w:rsidR="00C55ECF">
          <w:rPr>
            <w:noProof/>
            <w:webHidden/>
          </w:rPr>
          <w:fldChar w:fldCharType="begin"/>
        </w:r>
        <w:r w:rsidR="00C55ECF">
          <w:rPr>
            <w:noProof/>
            <w:webHidden/>
          </w:rPr>
          <w:instrText xml:space="preserve"> PAGEREF _Toc56439870 \h </w:instrText>
        </w:r>
        <w:r w:rsidR="00C55ECF">
          <w:rPr>
            <w:noProof/>
            <w:webHidden/>
          </w:rPr>
        </w:r>
      </w:ins>
      <w:r w:rsidR="00C55ECF">
        <w:rPr>
          <w:noProof/>
          <w:webHidden/>
        </w:rPr>
        <w:fldChar w:fldCharType="separate"/>
      </w:r>
      <w:ins w:id="15" w:author="Author">
        <w:r w:rsidR="00C55ECF">
          <w:rPr>
            <w:noProof/>
            <w:webHidden/>
          </w:rPr>
          <w:t>3</w:t>
        </w:r>
        <w:r w:rsidR="00C55ECF">
          <w:rPr>
            <w:noProof/>
            <w:webHidden/>
          </w:rPr>
          <w:fldChar w:fldCharType="end"/>
        </w:r>
        <w:r w:rsidR="00C55ECF" w:rsidRPr="00174405">
          <w:rPr>
            <w:rStyle w:val="Hyperlink"/>
            <w:noProof/>
          </w:rPr>
          <w:fldChar w:fldCharType="end"/>
        </w:r>
      </w:ins>
    </w:p>
    <w:p w14:paraId="2C9C3A85" w14:textId="5851EC89" w:rsidR="00C55ECF" w:rsidRDefault="00C55ECF">
      <w:pPr>
        <w:pStyle w:val="TOC2"/>
        <w:rPr>
          <w:ins w:id="16" w:author="Author"/>
          <w:rFonts w:eastAsiaTheme="minorEastAsia"/>
          <w:noProof/>
          <w:sz w:val="22"/>
          <w:lang w:eastAsia="ja-JP"/>
        </w:rPr>
      </w:pPr>
      <w:ins w:id="17" w:author="Author">
        <w:r w:rsidRPr="00174405">
          <w:rPr>
            <w:rStyle w:val="Hyperlink"/>
            <w:noProof/>
          </w:rPr>
          <w:fldChar w:fldCharType="begin"/>
        </w:r>
        <w:r w:rsidRPr="00174405">
          <w:rPr>
            <w:rStyle w:val="Hyperlink"/>
            <w:noProof/>
          </w:rPr>
          <w:instrText xml:space="preserve"> </w:instrText>
        </w:r>
        <w:r>
          <w:rPr>
            <w:noProof/>
          </w:rPr>
          <w:instrText>HYPERLINK \l "_Toc56439872"</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1. Lý do chọn đề tài:</w:t>
        </w:r>
        <w:r>
          <w:rPr>
            <w:noProof/>
            <w:webHidden/>
          </w:rPr>
          <w:tab/>
        </w:r>
        <w:r>
          <w:rPr>
            <w:noProof/>
            <w:webHidden/>
          </w:rPr>
          <w:fldChar w:fldCharType="begin"/>
        </w:r>
        <w:r>
          <w:rPr>
            <w:noProof/>
            <w:webHidden/>
          </w:rPr>
          <w:instrText xml:space="preserve"> PAGEREF _Toc56439872 \h </w:instrText>
        </w:r>
        <w:r>
          <w:rPr>
            <w:noProof/>
            <w:webHidden/>
          </w:rPr>
        </w:r>
      </w:ins>
      <w:r>
        <w:rPr>
          <w:noProof/>
          <w:webHidden/>
        </w:rPr>
        <w:fldChar w:fldCharType="separate"/>
      </w:r>
      <w:ins w:id="18" w:author="Author">
        <w:r>
          <w:rPr>
            <w:noProof/>
            <w:webHidden/>
          </w:rPr>
          <w:t>3</w:t>
        </w:r>
        <w:r>
          <w:rPr>
            <w:noProof/>
            <w:webHidden/>
          </w:rPr>
          <w:fldChar w:fldCharType="end"/>
        </w:r>
        <w:r w:rsidRPr="00174405">
          <w:rPr>
            <w:rStyle w:val="Hyperlink"/>
            <w:noProof/>
          </w:rPr>
          <w:fldChar w:fldCharType="end"/>
        </w:r>
      </w:ins>
    </w:p>
    <w:p w14:paraId="007DDB95" w14:textId="1CC54CC1" w:rsidR="00C55ECF" w:rsidRDefault="00C55ECF">
      <w:pPr>
        <w:pStyle w:val="TOC2"/>
        <w:rPr>
          <w:ins w:id="19" w:author="Author"/>
          <w:rFonts w:eastAsiaTheme="minorEastAsia"/>
          <w:noProof/>
          <w:sz w:val="22"/>
          <w:lang w:eastAsia="ja-JP"/>
        </w:rPr>
      </w:pPr>
      <w:ins w:id="20" w:author="Author">
        <w:r w:rsidRPr="00174405">
          <w:rPr>
            <w:rStyle w:val="Hyperlink"/>
            <w:noProof/>
          </w:rPr>
          <w:fldChar w:fldCharType="begin"/>
        </w:r>
        <w:r w:rsidRPr="00174405">
          <w:rPr>
            <w:rStyle w:val="Hyperlink"/>
            <w:noProof/>
          </w:rPr>
          <w:instrText xml:space="preserve"> </w:instrText>
        </w:r>
        <w:r>
          <w:rPr>
            <w:noProof/>
          </w:rPr>
          <w:instrText>HYPERLINK \l "_Toc56439873"</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2. Mục tiêu:</w:t>
        </w:r>
        <w:r>
          <w:rPr>
            <w:noProof/>
            <w:webHidden/>
          </w:rPr>
          <w:tab/>
        </w:r>
        <w:r>
          <w:rPr>
            <w:noProof/>
            <w:webHidden/>
          </w:rPr>
          <w:fldChar w:fldCharType="begin"/>
        </w:r>
        <w:r>
          <w:rPr>
            <w:noProof/>
            <w:webHidden/>
          </w:rPr>
          <w:instrText xml:space="preserve"> PAGEREF _Toc56439873 \h </w:instrText>
        </w:r>
        <w:r>
          <w:rPr>
            <w:noProof/>
            <w:webHidden/>
          </w:rPr>
        </w:r>
      </w:ins>
      <w:r>
        <w:rPr>
          <w:noProof/>
          <w:webHidden/>
        </w:rPr>
        <w:fldChar w:fldCharType="separate"/>
      </w:r>
      <w:ins w:id="21" w:author="Author">
        <w:r>
          <w:rPr>
            <w:noProof/>
            <w:webHidden/>
          </w:rPr>
          <w:t>3</w:t>
        </w:r>
        <w:r>
          <w:rPr>
            <w:noProof/>
            <w:webHidden/>
          </w:rPr>
          <w:fldChar w:fldCharType="end"/>
        </w:r>
        <w:r w:rsidRPr="00174405">
          <w:rPr>
            <w:rStyle w:val="Hyperlink"/>
            <w:noProof/>
          </w:rPr>
          <w:fldChar w:fldCharType="end"/>
        </w:r>
      </w:ins>
    </w:p>
    <w:p w14:paraId="775D9FBE" w14:textId="4864207B" w:rsidR="00C55ECF" w:rsidRDefault="00C55ECF">
      <w:pPr>
        <w:pStyle w:val="TOC2"/>
        <w:rPr>
          <w:ins w:id="22" w:author="Author"/>
          <w:rFonts w:eastAsiaTheme="minorEastAsia"/>
          <w:noProof/>
          <w:sz w:val="22"/>
          <w:lang w:eastAsia="ja-JP"/>
        </w:rPr>
      </w:pPr>
      <w:ins w:id="23" w:author="Author">
        <w:r w:rsidRPr="00174405">
          <w:rPr>
            <w:rStyle w:val="Hyperlink"/>
            <w:noProof/>
          </w:rPr>
          <w:fldChar w:fldCharType="begin"/>
        </w:r>
        <w:r w:rsidRPr="00174405">
          <w:rPr>
            <w:rStyle w:val="Hyperlink"/>
            <w:noProof/>
          </w:rPr>
          <w:instrText xml:space="preserve"> </w:instrText>
        </w:r>
        <w:r>
          <w:rPr>
            <w:noProof/>
          </w:rPr>
          <w:instrText>HYPERLINK \l "_Toc56439874"</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3. Phương pháp thực hiện:</w:t>
        </w:r>
        <w:r>
          <w:rPr>
            <w:noProof/>
            <w:webHidden/>
          </w:rPr>
          <w:tab/>
        </w:r>
        <w:r>
          <w:rPr>
            <w:noProof/>
            <w:webHidden/>
          </w:rPr>
          <w:fldChar w:fldCharType="begin"/>
        </w:r>
        <w:r>
          <w:rPr>
            <w:noProof/>
            <w:webHidden/>
          </w:rPr>
          <w:instrText xml:space="preserve"> PAGEREF _Toc56439874 \h </w:instrText>
        </w:r>
        <w:r>
          <w:rPr>
            <w:noProof/>
            <w:webHidden/>
          </w:rPr>
        </w:r>
      </w:ins>
      <w:r>
        <w:rPr>
          <w:noProof/>
          <w:webHidden/>
        </w:rPr>
        <w:fldChar w:fldCharType="separate"/>
      </w:r>
      <w:ins w:id="24" w:author="Author">
        <w:r>
          <w:rPr>
            <w:noProof/>
            <w:webHidden/>
          </w:rPr>
          <w:t>3</w:t>
        </w:r>
        <w:r>
          <w:rPr>
            <w:noProof/>
            <w:webHidden/>
          </w:rPr>
          <w:fldChar w:fldCharType="end"/>
        </w:r>
        <w:r w:rsidRPr="00174405">
          <w:rPr>
            <w:rStyle w:val="Hyperlink"/>
            <w:noProof/>
          </w:rPr>
          <w:fldChar w:fldCharType="end"/>
        </w:r>
      </w:ins>
    </w:p>
    <w:p w14:paraId="5DC63A34" w14:textId="36E3224A" w:rsidR="00C55ECF" w:rsidRDefault="00C55ECF">
      <w:pPr>
        <w:pStyle w:val="TOC2"/>
        <w:rPr>
          <w:ins w:id="25" w:author="Author"/>
          <w:rFonts w:eastAsiaTheme="minorEastAsia"/>
          <w:noProof/>
          <w:sz w:val="22"/>
          <w:lang w:eastAsia="ja-JP"/>
        </w:rPr>
      </w:pPr>
      <w:ins w:id="26" w:author="Author">
        <w:r w:rsidRPr="00174405">
          <w:rPr>
            <w:rStyle w:val="Hyperlink"/>
            <w:noProof/>
          </w:rPr>
          <w:fldChar w:fldCharType="begin"/>
        </w:r>
        <w:r w:rsidRPr="00174405">
          <w:rPr>
            <w:rStyle w:val="Hyperlink"/>
            <w:noProof/>
          </w:rPr>
          <w:instrText xml:space="preserve"> </w:instrText>
        </w:r>
        <w:r>
          <w:rPr>
            <w:noProof/>
          </w:rPr>
          <w:instrText>HYPERLINK \l "_Toc56439877"</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4. Ứng dụng:</w:t>
        </w:r>
        <w:r>
          <w:rPr>
            <w:noProof/>
            <w:webHidden/>
          </w:rPr>
          <w:tab/>
        </w:r>
        <w:r>
          <w:rPr>
            <w:noProof/>
            <w:webHidden/>
          </w:rPr>
          <w:fldChar w:fldCharType="begin"/>
        </w:r>
        <w:r>
          <w:rPr>
            <w:noProof/>
            <w:webHidden/>
          </w:rPr>
          <w:instrText xml:space="preserve"> PAGEREF _Toc56439877 \h </w:instrText>
        </w:r>
        <w:r>
          <w:rPr>
            <w:noProof/>
            <w:webHidden/>
          </w:rPr>
        </w:r>
      </w:ins>
      <w:r>
        <w:rPr>
          <w:noProof/>
          <w:webHidden/>
        </w:rPr>
        <w:fldChar w:fldCharType="separate"/>
      </w:r>
      <w:ins w:id="27" w:author="Author">
        <w:r>
          <w:rPr>
            <w:noProof/>
            <w:webHidden/>
          </w:rPr>
          <w:t>3</w:t>
        </w:r>
        <w:r>
          <w:rPr>
            <w:noProof/>
            <w:webHidden/>
          </w:rPr>
          <w:fldChar w:fldCharType="end"/>
        </w:r>
        <w:r w:rsidRPr="00174405">
          <w:rPr>
            <w:rStyle w:val="Hyperlink"/>
            <w:noProof/>
          </w:rPr>
          <w:fldChar w:fldCharType="end"/>
        </w:r>
      </w:ins>
    </w:p>
    <w:p w14:paraId="18B3BDC7" w14:textId="17ADDEE5" w:rsidR="00C55ECF" w:rsidRDefault="00C55ECF">
      <w:pPr>
        <w:pStyle w:val="TOC1"/>
        <w:tabs>
          <w:tab w:val="right" w:leader="dot" w:pos="9019"/>
        </w:tabs>
        <w:rPr>
          <w:ins w:id="28" w:author="Author"/>
          <w:rFonts w:eastAsiaTheme="minorEastAsia"/>
          <w:noProof/>
          <w:sz w:val="22"/>
          <w:lang w:eastAsia="ja-JP"/>
        </w:rPr>
      </w:pPr>
      <w:ins w:id="29" w:author="Author">
        <w:r w:rsidRPr="00174405">
          <w:rPr>
            <w:rStyle w:val="Hyperlink"/>
            <w:noProof/>
          </w:rPr>
          <w:fldChar w:fldCharType="begin"/>
        </w:r>
        <w:r w:rsidRPr="00174405">
          <w:rPr>
            <w:rStyle w:val="Hyperlink"/>
            <w:noProof/>
          </w:rPr>
          <w:instrText xml:space="preserve"> </w:instrText>
        </w:r>
        <w:r>
          <w:rPr>
            <w:noProof/>
          </w:rPr>
          <w:instrText>HYPERLINK \l "_Toc56439878"</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rFonts w:ascii="Times New Roman" w:hAnsi="Times New Roman" w:cs="Times New Roman"/>
            <w:noProof/>
          </w:rPr>
          <w:t>II. Công cụ Tensorflow</w:t>
        </w:r>
        <w:r>
          <w:rPr>
            <w:noProof/>
            <w:webHidden/>
          </w:rPr>
          <w:tab/>
        </w:r>
        <w:r>
          <w:rPr>
            <w:noProof/>
            <w:webHidden/>
          </w:rPr>
          <w:fldChar w:fldCharType="begin"/>
        </w:r>
        <w:r>
          <w:rPr>
            <w:noProof/>
            <w:webHidden/>
          </w:rPr>
          <w:instrText xml:space="preserve"> PAGEREF _Toc56439878 \h </w:instrText>
        </w:r>
        <w:r>
          <w:rPr>
            <w:noProof/>
            <w:webHidden/>
          </w:rPr>
        </w:r>
      </w:ins>
      <w:r>
        <w:rPr>
          <w:noProof/>
          <w:webHidden/>
        </w:rPr>
        <w:fldChar w:fldCharType="separate"/>
      </w:r>
      <w:ins w:id="30" w:author="Author">
        <w:r>
          <w:rPr>
            <w:noProof/>
            <w:webHidden/>
          </w:rPr>
          <w:t>4</w:t>
        </w:r>
        <w:r>
          <w:rPr>
            <w:noProof/>
            <w:webHidden/>
          </w:rPr>
          <w:fldChar w:fldCharType="end"/>
        </w:r>
        <w:r w:rsidRPr="00174405">
          <w:rPr>
            <w:rStyle w:val="Hyperlink"/>
            <w:noProof/>
          </w:rPr>
          <w:fldChar w:fldCharType="end"/>
        </w:r>
      </w:ins>
    </w:p>
    <w:p w14:paraId="42842973" w14:textId="15B64170" w:rsidR="00C55ECF" w:rsidRDefault="00C55ECF">
      <w:pPr>
        <w:pStyle w:val="TOC2"/>
        <w:rPr>
          <w:ins w:id="31" w:author="Author"/>
          <w:rFonts w:eastAsiaTheme="minorEastAsia"/>
          <w:noProof/>
          <w:sz w:val="22"/>
          <w:lang w:eastAsia="ja-JP"/>
        </w:rPr>
      </w:pPr>
      <w:ins w:id="32" w:author="Author">
        <w:r w:rsidRPr="00174405">
          <w:rPr>
            <w:rStyle w:val="Hyperlink"/>
            <w:noProof/>
          </w:rPr>
          <w:fldChar w:fldCharType="begin"/>
        </w:r>
        <w:r w:rsidRPr="00174405">
          <w:rPr>
            <w:rStyle w:val="Hyperlink"/>
            <w:noProof/>
          </w:rPr>
          <w:instrText xml:space="preserve"> </w:instrText>
        </w:r>
        <w:r>
          <w:rPr>
            <w:noProof/>
          </w:rPr>
          <w:instrText>HYPERLINK \l "_Toc56439879"</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1. Nền tảng xây dựng Tool TensorFlow và khả năng hoạt động của nó</w:t>
        </w:r>
        <w:r>
          <w:rPr>
            <w:noProof/>
            <w:webHidden/>
          </w:rPr>
          <w:tab/>
        </w:r>
        <w:r>
          <w:rPr>
            <w:noProof/>
            <w:webHidden/>
          </w:rPr>
          <w:fldChar w:fldCharType="begin"/>
        </w:r>
        <w:r>
          <w:rPr>
            <w:noProof/>
            <w:webHidden/>
          </w:rPr>
          <w:instrText xml:space="preserve"> PAGEREF _Toc56439879 \h </w:instrText>
        </w:r>
        <w:r>
          <w:rPr>
            <w:noProof/>
            <w:webHidden/>
          </w:rPr>
        </w:r>
      </w:ins>
      <w:r>
        <w:rPr>
          <w:noProof/>
          <w:webHidden/>
        </w:rPr>
        <w:fldChar w:fldCharType="separate"/>
      </w:r>
      <w:ins w:id="33" w:author="Author">
        <w:r>
          <w:rPr>
            <w:noProof/>
            <w:webHidden/>
          </w:rPr>
          <w:t>4</w:t>
        </w:r>
        <w:r>
          <w:rPr>
            <w:noProof/>
            <w:webHidden/>
          </w:rPr>
          <w:fldChar w:fldCharType="end"/>
        </w:r>
        <w:r w:rsidRPr="00174405">
          <w:rPr>
            <w:rStyle w:val="Hyperlink"/>
            <w:noProof/>
          </w:rPr>
          <w:fldChar w:fldCharType="end"/>
        </w:r>
      </w:ins>
    </w:p>
    <w:p w14:paraId="6336F66B" w14:textId="2BE205CF" w:rsidR="00C55ECF" w:rsidRDefault="00C55ECF">
      <w:pPr>
        <w:pStyle w:val="TOC3"/>
        <w:tabs>
          <w:tab w:val="right" w:leader="dot" w:pos="9019"/>
        </w:tabs>
        <w:rPr>
          <w:ins w:id="34" w:author="Author"/>
          <w:rFonts w:eastAsiaTheme="minorEastAsia"/>
          <w:noProof/>
          <w:sz w:val="22"/>
          <w:lang w:eastAsia="ja-JP"/>
        </w:rPr>
      </w:pPr>
      <w:ins w:id="35" w:author="Author">
        <w:r w:rsidRPr="00174405">
          <w:rPr>
            <w:rStyle w:val="Hyperlink"/>
            <w:noProof/>
          </w:rPr>
          <w:fldChar w:fldCharType="begin"/>
        </w:r>
        <w:r w:rsidRPr="00174405">
          <w:rPr>
            <w:rStyle w:val="Hyperlink"/>
            <w:noProof/>
          </w:rPr>
          <w:instrText xml:space="preserve"> </w:instrText>
        </w:r>
        <w:r>
          <w:rPr>
            <w:noProof/>
          </w:rPr>
          <w:instrText>HYPERLINK \l "_Toc56439880"</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a. Nền tảng xây dựng:</w:t>
        </w:r>
        <w:r>
          <w:rPr>
            <w:noProof/>
            <w:webHidden/>
          </w:rPr>
          <w:tab/>
        </w:r>
        <w:r>
          <w:rPr>
            <w:noProof/>
            <w:webHidden/>
          </w:rPr>
          <w:fldChar w:fldCharType="begin"/>
        </w:r>
        <w:r>
          <w:rPr>
            <w:noProof/>
            <w:webHidden/>
          </w:rPr>
          <w:instrText xml:space="preserve"> PAGEREF _Toc56439880 \h </w:instrText>
        </w:r>
        <w:r>
          <w:rPr>
            <w:noProof/>
            <w:webHidden/>
          </w:rPr>
        </w:r>
      </w:ins>
      <w:r>
        <w:rPr>
          <w:noProof/>
          <w:webHidden/>
        </w:rPr>
        <w:fldChar w:fldCharType="separate"/>
      </w:r>
      <w:ins w:id="36" w:author="Author">
        <w:r>
          <w:rPr>
            <w:noProof/>
            <w:webHidden/>
          </w:rPr>
          <w:t>4</w:t>
        </w:r>
        <w:r>
          <w:rPr>
            <w:noProof/>
            <w:webHidden/>
          </w:rPr>
          <w:fldChar w:fldCharType="end"/>
        </w:r>
        <w:r w:rsidRPr="00174405">
          <w:rPr>
            <w:rStyle w:val="Hyperlink"/>
            <w:noProof/>
          </w:rPr>
          <w:fldChar w:fldCharType="end"/>
        </w:r>
      </w:ins>
    </w:p>
    <w:p w14:paraId="4E985850" w14:textId="1A10CA14" w:rsidR="00C55ECF" w:rsidRDefault="00C55ECF">
      <w:pPr>
        <w:pStyle w:val="TOC3"/>
        <w:tabs>
          <w:tab w:val="right" w:leader="dot" w:pos="9019"/>
        </w:tabs>
        <w:rPr>
          <w:ins w:id="37" w:author="Author"/>
          <w:rFonts w:eastAsiaTheme="minorEastAsia"/>
          <w:noProof/>
          <w:sz w:val="22"/>
          <w:lang w:eastAsia="ja-JP"/>
        </w:rPr>
      </w:pPr>
      <w:ins w:id="38" w:author="Author">
        <w:r w:rsidRPr="00174405">
          <w:rPr>
            <w:rStyle w:val="Hyperlink"/>
            <w:noProof/>
          </w:rPr>
          <w:fldChar w:fldCharType="begin"/>
        </w:r>
        <w:r w:rsidRPr="00174405">
          <w:rPr>
            <w:rStyle w:val="Hyperlink"/>
            <w:noProof/>
          </w:rPr>
          <w:instrText xml:space="preserve"> </w:instrText>
        </w:r>
        <w:r>
          <w:rPr>
            <w:noProof/>
          </w:rPr>
          <w:instrText>HYPERLINK \l "_Toc56439881"</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b. Khả năng hoạt động:</w:t>
        </w:r>
        <w:r>
          <w:rPr>
            <w:noProof/>
            <w:webHidden/>
          </w:rPr>
          <w:tab/>
        </w:r>
        <w:r>
          <w:rPr>
            <w:noProof/>
            <w:webHidden/>
          </w:rPr>
          <w:fldChar w:fldCharType="begin"/>
        </w:r>
        <w:r>
          <w:rPr>
            <w:noProof/>
            <w:webHidden/>
          </w:rPr>
          <w:instrText xml:space="preserve"> PAGEREF _Toc56439881 \h </w:instrText>
        </w:r>
        <w:r>
          <w:rPr>
            <w:noProof/>
            <w:webHidden/>
          </w:rPr>
        </w:r>
      </w:ins>
      <w:r>
        <w:rPr>
          <w:noProof/>
          <w:webHidden/>
        </w:rPr>
        <w:fldChar w:fldCharType="separate"/>
      </w:r>
      <w:ins w:id="39" w:author="Author">
        <w:r>
          <w:rPr>
            <w:noProof/>
            <w:webHidden/>
          </w:rPr>
          <w:t>4</w:t>
        </w:r>
        <w:r>
          <w:rPr>
            <w:noProof/>
            <w:webHidden/>
          </w:rPr>
          <w:fldChar w:fldCharType="end"/>
        </w:r>
        <w:r w:rsidRPr="00174405">
          <w:rPr>
            <w:rStyle w:val="Hyperlink"/>
            <w:noProof/>
          </w:rPr>
          <w:fldChar w:fldCharType="end"/>
        </w:r>
      </w:ins>
    </w:p>
    <w:p w14:paraId="4580CF0D" w14:textId="3CC860EC" w:rsidR="00C55ECF" w:rsidRDefault="00C55ECF">
      <w:pPr>
        <w:pStyle w:val="TOC2"/>
        <w:rPr>
          <w:ins w:id="40" w:author="Author"/>
          <w:rFonts w:eastAsiaTheme="minorEastAsia"/>
          <w:noProof/>
          <w:sz w:val="22"/>
          <w:lang w:eastAsia="ja-JP"/>
        </w:rPr>
      </w:pPr>
      <w:ins w:id="41" w:author="Author">
        <w:r w:rsidRPr="00174405">
          <w:rPr>
            <w:rStyle w:val="Hyperlink"/>
            <w:noProof/>
          </w:rPr>
          <w:fldChar w:fldCharType="begin"/>
        </w:r>
        <w:r w:rsidRPr="00174405">
          <w:rPr>
            <w:rStyle w:val="Hyperlink"/>
            <w:noProof/>
          </w:rPr>
          <w:instrText xml:space="preserve"> </w:instrText>
        </w:r>
        <w:r>
          <w:rPr>
            <w:noProof/>
          </w:rPr>
          <w:instrText>HYPERLINK \l "_Toc56439882"</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2. Các hỗ trợ từ Tool TensorFlow (hàm, chức năng, cách sử dụng)</w:t>
        </w:r>
        <w:r>
          <w:rPr>
            <w:noProof/>
            <w:webHidden/>
          </w:rPr>
          <w:tab/>
        </w:r>
        <w:r>
          <w:rPr>
            <w:noProof/>
            <w:webHidden/>
          </w:rPr>
          <w:fldChar w:fldCharType="begin"/>
        </w:r>
        <w:r>
          <w:rPr>
            <w:noProof/>
            <w:webHidden/>
          </w:rPr>
          <w:instrText xml:space="preserve"> PAGEREF _Toc56439882 \h </w:instrText>
        </w:r>
        <w:r>
          <w:rPr>
            <w:noProof/>
            <w:webHidden/>
          </w:rPr>
        </w:r>
      </w:ins>
      <w:r>
        <w:rPr>
          <w:noProof/>
          <w:webHidden/>
        </w:rPr>
        <w:fldChar w:fldCharType="separate"/>
      </w:r>
      <w:ins w:id="42" w:author="Author">
        <w:r>
          <w:rPr>
            <w:noProof/>
            <w:webHidden/>
          </w:rPr>
          <w:t>5</w:t>
        </w:r>
        <w:r>
          <w:rPr>
            <w:noProof/>
            <w:webHidden/>
          </w:rPr>
          <w:fldChar w:fldCharType="end"/>
        </w:r>
        <w:r w:rsidRPr="00174405">
          <w:rPr>
            <w:rStyle w:val="Hyperlink"/>
            <w:noProof/>
          </w:rPr>
          <w:fldChar w:fldCharType="end"/>
        </w:r>
      </w:ins>
    </w:p>
    <w:p w14:paraId="79940554" w14:textId="060EAB89" w:rsidR="00C55ECF" w:rsidRDefault="00C55ECF">
      <w:pPr>
        <w:pStyle w:val="TOC1"/>
        <w:tabs>
          <w:tab w:val="right" w:leader="dot" w:pos="9019"/>
        </w:tabs>
        <w:rPr>
          <w:ins w:id="43" w:author="Author"/>
          <w:rFonts w:eastAsiaTheme="minorEastAsia"/>
          <w:noProof/>
          <w:sz w:val="22"/>
          <w:lang w:eastAsia="ja-JP"/>
        </w:rPr>
      </w:pPr>
      <w:ins w:id="44" w:author="Author">
        <w:r w:rsidRPr="00174405">
          <w:rPr>
            <w:rStyle w:val="Hyperlink"/>
            <w:noProof/>
          </w:rPr>
          <w:fldChar w:fldCharType="begin"/>
        </w:r>
        <w:r w:rsidRPr="00174405">
          <w:rPr>
            <w:rStyle w:val="Hyperlink"/>
            <w:noProof/>
          </w:rPr>
          <w:instrText xml:space="preserve"> </w:instrText>
        </w:r>
        <w:r>
          <w:rPr>
            <w:noProof/>
          </w:rPr>
          <w:instrText>HYPERLINK \l "_Toc56439884"</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III. Chương trình nhận dạng chữ viết tay</w:t>
        </w:r>
        <w:r>
          <w:rPr>
            <w:noProof/>
            <w:webHidden/>
          </w:rPr>
          <w:tab/>
        </w:r>
        <w:r>
          <w:rPr>
            <w:noProof/>
            <w:webHidden/>
          </w:rPr>
          <w:fldChar w:fldCharType="begin"/>
        </w:r>
        <w:r>
          <w:rPr>
            <w:noProof/>
            <w:webHidden/>
          </w:rPr>
          <w:instrText xml:space="preserve"> PAGEREF _Toc56439884 \h </w:instrText>
        </w:r>
        <w:r>
          <w:rPr>
            <w:noProof/>
            <w:webHidden/>
          </w:rPr>
        </w:r>
      </w:ins>
      <w:r>
        <w:rPr>
          <w:noProof/>
          <w:webHidden/>
        </w:rPr>
        <w:fldChar w:fldCharType="separate"/>
      </w:r>
      <w:ins w:id="45" w:author="Author">
        <w:r>
          <w:rPr>
            <w:noProof/>
            <w:webHidden/>
          </w:rPr>
          <w:t>7</w:t>
        </w:r>
        <w:r>
          <w:rPr>
            <w:noProof/>
            <w:webHidden/>
          </w:rPr>
          <w:fldChar w:fldCharType="end"/>
        </w:r>
        <w:r w:rsidRPr="00174405">
          <w:rPr>
            <w:rStyle w:val="Hyperlink"/>
            <w:noProof/>
          </w:rPr>
          <w:fldChar w:fldCharType="end"/>
        </w:r>
      </w:ins>
    </w:p>
    <w:p w14:paraId="3E9D5F07" w14:textId="1B29243B" w:rsidR="00C55ECF" w:rsidRDefault="00C55ECF">
      <w:pPr>
        <w:pStyle w:val="TOC2"/>
        <w:rPr>
          <w:ins w:id="46" w:author="Author"/>
          <w:rFonts w:eastAsiaTheme="minorEastAsia"/>
          <w:noProof/>
          <w:sz w:val="22"/>
          <w:lang w:eastAsia="ja-JP"/>
        </w:rPr>
      </w:pPr>
      <w:ins w:id="47" w:author="Author">
        <w:r w:rsidRPr="00174405">
          <w:rPr>
            <w:rStyle w:val="Hyperlink"/>
            <w:noProof/>
          </w:rPr>
          <w:fldChar w:fldCharType="begin"/>
        </w:r>
        <w:r w:rsidRPr="00174405">
          <w:rPr>
            <w:rStyle w:val="Hyperlink"/>
            <w:noProof/>
          </w:rPr>
          <w:instrText xml:space="preserve"> </w:instrText>
        </w:r>
        <w:r>
          <w:rPr>
            <w:noProof/>
          </w:rPr>
          <w:instrText>HYPERLINK \l "_Toc56439885"</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1. Sử dụng Keras cho bài toán Classification</w:t>
        </w:r>
        <w:r>
          <w:rPr>
            <w:noProof/>
            <w:webHidden/>
          </w:rPr>
          <w:tab/>
        </w:r>
        <w:r>
          <w:rPr>
            <w:noProof/>
            <w:webHidden/>
          </w:rPr>
          <w:fldChar w:fldCharType="begin"/>
        </w:r>
        <w:r>
          <w:rPr>
            <w:noProof/>
            <w:webHidden/>
          </w:rPr>
          <w:instrText xml:space="preserve"> PAGEREF _Toc56439885 \h </w:instrText>
        </w:r>
        <w:r>
          <w:rPr>
            <w:noProof/>
            <w:webHidden/>
          </w:rPr>
        </w:r>
      </w:ins>
      <w:r>
        <w:rPr>
          <w:noProof/>
          <w:webHidden/>
        </w:rPr>
        <w:fldChar w:fldCharType="separate"/>
      </w:r>
      <w:ins w:id="48" w:author="Author">
        <w:r>
          <w:rPr>
            <w:noProof/>
            <w:webHidden/>
          </w:rPr>
          <w:t>7</w:t>
        </w:r>
        <w:r>
          <w:rPr>
            <w:noProof/>
            <w:webHidden/>
          </w:rPr>
          <w:fldChar w:fldCharType="end"/>
        </w:r>
        <w:r w:rsidRPr="00174405">
          <w:rPr>
            <w:rStyle w:val="Hyperlink"/>
            <w:noProof/>
          </w:rPr>
          <w:fldChar w:fldCharType="end"/>
        </w:r>
      </w:ins>
    </w:p>
    <w:p w14:paraId="36535E98" w14:textId="4F97003F" w:rsidR="00C55ECF" w:rsidRDefault="00C55ECF">
      <w:pPr>
        <w:pStyle w:val="TOC2"/>
        <w:rPr>
          <w:ins w:id="49" w:author="Author"/>
          <w:rFonts w:eastAsiaTheme="minorEastAsia"/>
          <w:noProof/>
          <w:sz w:val="22"/>
          <w:lang w:eastAsia="ja-JP"/>
        </w:rPr>
      </w:pPr>
      <w:ins w:id="50" w:author="Author">
        <w:r w:rsidRPr="00174405">
          <w:rPr>
            <w:rStyle w:val="Hyperlink"/>
            <w:noProof/>
          </w:rPr>
          <w:fldChar w:fldCharType="begin"/>
        </w:r>
        <w:r w:rsidRPr="00174405">
          <w:rPr>
            <w:rStyle w:val="Hyperlink"/>
            <w:noProof/>
          </w:rPr>
          <w:instrText xml:space="preserve"> </w:instrText>
        </w:r>
        <w:r>
          <w:rPr>
            <w:noProof/>
          </w:rPr>
          <w:instrText>HYPERLINK \l "_Toc56439886"</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2. Sử dụng OpenCV cho bài toán Object Detection</w:t>
        </w:r>
        <w:r>
          <w:rPr>
            <w:noProof/>
            <w:webHidden/>
          </w:rPr>
          <w:tab/>
        </w:r>
        <w:r>
          <w:rPr>
            <w:noProof/>
            <w:webHidden/>
          </w:rPr>
          <w:fldChar w:fldCharType="begin"/>
        </w:r>
        <w:r>
          <w:rPr>
            <w:noProof/>
            <w:webHidden/>
          </w:rPr>
          <w:instrText xml:space="preserve"> PAGEREF _Toc56439886 \h </w:instrText>
        </w:r>
        <w:r>
          <w:rPr>
            <w:noProof/>
            <w:webHidden/>
          </w:rPr>
        </w:r>
      </w:ins>
      <w:r>
        <w:rPr>
          <w:noProof/>
          <w:webHidden/>
        </w:rPr>
        <w:fldChar w:fldCharType="separate"/>
      </w:r>
      <w:ins w:id="51" w:author="Author">
        <w:r>
          <w:rPr>
            <w:noProof/>
            <w:webHidden/>
          </w:rPr>
          <w:t>12</w:t>
        </w:r>
        <w:r>
          <w:rPr>
            <w:noProof/>
            <w:webHidden/>
          </w:rPr>
          <w:fldChar w:fldCharType="end"/>
        </w:r>
        <w:r w:rsidRPr="00174405">
          <w:rPr>
            <w:rStyle w:val="Hyperlink"/>
            <w:noProof/>
          </w:rPr>
          <w:fldChar w:fldCharType="end"/>
        </w:r>
      </w:ins>
    </w:p>
    <w:p w14:paraId="3760B8E6" w14:textId="70C32E86" w:rsidR="00C55ECF" w:rsidRDefault="00C55ECF">
      <w:pPr>
        <w:pStyle w:val="TOC2"/>
        <w:rPr>
          <w:ins w:id="52" w:author="Author"/>
          <w:rFonts w:eastAsiaTheme="minorEastAsia"/>
          <w:noProof/>
          <w:sz w:val="22"/>
          <w:lang w:eastAsia="ja-JP"/>
        </w:rPr>
      </w:pPr>
      <w:ins w:id="53" w:author="Author">
        <w:r w:rsidRPr="00174405">
          <w:rPr>
            <w:rStyle w:val="Hyperlink"/>
            <w:noProof/>
          </w:rPr>
          <w:fldChar w:fldCharType="begin"/>
        </w:r>
        <w:r w:rsidRPr="00174405">
          <w:rPr>
            <w:rStyle w:val="Hyperlink"/>
            <w:noProof/>
          </w:rPr>
          <w:instrText xml:space="preserve"> </w:instrText>
        </w:r>
        <w:r>
          <w:rPr>
            <w:noProof/>
          </w:rPr>
          <w:instrText>HYPERLINK \l "_Toc56439887"</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3. Xây dựng một ứng dụng dựa trên Tool TensorFlow</w:t>
        </w:r>
        <w:r>
          <w:rPr>
            <w:noProof/>
            <w:webHidden/>
          </w:rPr>
          <w:tab/>
        </w:r>
        <w:r>
          <w:rPr>
            <w:noProof/>
            <w:webHidden/>
          </w:rPr>
          <w:fldChar w:fldCharType="begin"/>
        </w:r>
        <w:r>
          <w:rPr>
            <w:noProof/>
            <w:webHidden/>
          </w:rPr>
          <w:instrText xml:space="preserve"> PAGEREF _Toc56439887 \h </w:instrText>
        </w:r>
        <w:r>
          <w:rPr>
            <w:noProof/>
            <w:webHidden/>
          </w:rPr>
        </w:r>
      </w:ins>
      <w:r>
        <w:rPr>
          <w:noProof/>
          <w:webHidden/>
        </w:rPr>
        <w:fldChar w:fldCharType="separate"/>
      </w:r>
      <w:ins w:id="54" w:author="Author">
        <w:r>
          <w:rPr>
            <w:noProof/>
            <w:webHidden/>
          </w:rPr>
          <w:t>13</w:t>
        </w:r>
        <w:r>
          <w:rPr>
            <w:noProof/>
            <w:webHidden/>
          </w:rPr>
          <w:fldChar w:fldCharType="end"/>
        </w:r>
        <w:r w:rsidRPr="00174405">
          <w:rPr>
            <w:rStyle w:val="Hyperlink"/>
            <w:noProof/>
          </w:rPr>
          <w:fldChar w:fldCharType="end"/>
        </w:r>
      </w:ins>
    </w:p>
    <w:p w14:paraId="14A21491" w14:textId="772BE781" w:rsidR="00C55ECF" w:rsidRDefault="00C55ECF">
      <w:pPr>
        <w:pStyle w:val="TOC1"/>
        <w:tabs>
          <w:tab w:val="right" w:leader="dot" w:pos="9019"/>
        </w:tabs>
        <w:rPr>
          <w:ins w:id="55" w:author="Author"/>
          <w:rFonts w:eastAsiaTheme="minorEastAsia"/>
          <w:noProof/>
          <w:sz w:val="22"/>
          <w:lang w:eastAsia="ja-JP"/>
        </w:rPr>
      </w:pPr>
      <w:ins w:id="56" w:author="Author">
        <w:r w:rsidRPr="00174405">
          <w:rPr>
            <w:rStyle w:val="Hyperlink"/>
            <w:noProof/>
          </w:rPr>
          <w:fldChar w:fldCharType="begin"/>
        </w:r>
        <w:r w:rsidRPr="00174405">
          <w:rPr>
            <w:rStyle w:val="Hyperlink"/>
            <w:noProof/>
          </w:rPr>
          <w:instrText xml:space="preserve"> </w:instrText>
        </w:r>
        <w:r>
          <w:rPr>
            <w:noProof/>
          </w:rPr>
          <w:instrText>HYPERLINK \l "_Toc56439888"</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rFonts w:ascii="Times New Roman" w:hAnsi="Times New Roman" w:cs="Times New Roman"/>
            <w:noProof/>
          </w:rPr>
          <w:t xml:space="preserve"> </w:t>
        </w:r>
        <w:r>
          <w:rPr>
            <w:noProof/>
            <w:webHidden/>
          </w:rPr>
          <w:tab/>
        </w:r>
        <w:r>
          <w:rPr>
            <w:noProof/>
            <w:webHidden/>
          </w:rPr>
          <w:fldChar w:fldCharType="begin"/>
        </w:r>
        <w:r>
          <w:rPr>
            <w:noProof/>
            <w:webHidden/>
          </w:rPr>
          <w:instrText xml:space="preserve"> PAGEREF _Toc56439888 \h </w:instrText>
        </w:r>
        <w:r>
          <w:rPr>
            <w:noProof/>
            <w:webHidden/>
          </w:rPr>
        </w:r>
      </w:ins>
      <w:r>
        <w:rPr>
          <w:noProof/>
          <w:webHidden/>
        </w:rPr>
        <w:fldChar w:fldCharType="separate"/>
      </w:r>
      <w:ins w:id="57" w:author="Author">
        <w:r>
          <w:rPr>
            <w:noProof/>
            <w:webHidden/>
          </w:rPr>
          <w:t>18</w:t>
        </w:r>
        <w:r>
          <w:rPr>
            <w:noProof/>
            <w:webHidden/>
          </w:rPr>
          <w:fldChar w:fldCharType="end"/>
        </w:r>
        <w:r w:rsidRPr="00174405">
          <w:rPr>
            <w:rStyle w:val="Hyperlink"/>
            <w:noProof/>
          </w:rPr>
          <w:fldChar w:fldCharType="end"/>
        </w:r>
      </w:ins>
    </w:p>
    <w:p w14:paraId="28FBBD51" w14:textId="1076CFD3" w:rsidR="00C55ECF" w:rsidRDefault="00C55ECF">
      <w:pPr>
        <w:pStyle w:val="TOC1"/>
        <w:tabs>
          <w:tab w:val="right" w:leader="dot" w:pos="9019"/>
        </w:tabs>
        <w:rPr>
          <w:ins w:id="58" w:author="Author"/>
          <w:rFonts w:eastAsiaTheme="minorEastAsia"/>
          <w:noProof/>
          <w:sz w:val="22"/>
          <w:lang w:eastAsia="ja-JP"/>
        </w:rPr>
      </w:pPr>
      <w:ins w:id="59" w:author="Author">
        <w:r w:rsidRPr="00174405">
          <w:rPr>
            <w:rStyle w:val="Hyperlink"/>
            <w:noProof/>
          </w:rPr>
          <w:fldChar w:fldCharType="begin"/>
        </w:r>
        <w:r w:rsidRPr="00174405">
          <w:rPr>
            <w:rStyle w:val="Hyperlink"/>
            <w:noProof/>
          </w:rPr>
          <w:instrText xml:space="preserve"> </w:instrText>
        </w:r>
        <w:r>
          <w:rPr>
            <w:noProof/>
          </w:rPr>
          <w:instrText>HYPERLINK \l "_Toc56439889"</w:instrText>
        </w:r>
        <w:r w:rsidRPr="00174405">
          <w:rPr>
            <w:rStyle w:val="Hyperlink"/>
            <w:noProof/>
          </w:rPr>
          <w:instrText xml:space="preserve"> </w:instrText>
        </w:r>
        <w:r w:rsidRPr="00174405">
          <w:rPr>
            <w:rStyle w:val="Hyperlink"/>
            <w:noProof/>
          </w:rPr>
        </w:r>
        <w:r w:rsidRPr="00174405">
          <w:rPr>
            <w:rStyle w:val="Hyperlink"/>
            <w:noProof/>
          </w:rPr>
          <w:fldChar w:fldCharType="separate"/>
        </w:r>
        <w:r w:rsidRPr="00174405">
          <w:rPr>
            <w:rStyle w:val="Hyperlink"/>
            <w:noProof/>
          </w:rPr>
          <w:t>IV. Đánh giá chương trình</w:t>
        </w:r>
        <w:r>
          <w:rPr>
            <w:noProof/>
            <w:webHidden/>
          </w:rPr>
          <w:tab/>
        </w:r>
        <w:r>
          <w:rPr>
            <w:noProof/>
            <w:webHidden/>
          </w:rPr>
          <w:fldChar w:fldCharType="begin"/>
        </w:r>
        <w:r>
          <w:rPr>
            <w:noProof/>
            <w:webHidden/>
          </w:rPr>
          <w:instrText xml:space="preserve"> PAGEREF _Toc56439889 \h </w:instrText>
        </w:r>
        <w:r>
          <w:rPr>
            <w:noProof/>
            <w:webHidden/>
          </w:rPr>
        </w:r>
      </w:ins>
      <w:r>
        <w:rPr>
          <w:noProof/>
          <w:webHidden/>
        </w:rPr>
        <w:fldChar w:fldCharType="separate"/>
      </w:r>
      <w:ins w:id="60" w:author="Author">
        <w:r>
          <w:rPr>
            <w:noProof/>
            <w:webHidden/>
          </w:rPr>
          <w:t>18</w:t>
        </w:r>
        <w:r>
          <w:rPr>
            <w:noProof/>
            <w:webHidden/>
          </w:rPr>
          <w:fldChar w:fldCharType="end"/>
        </w:r>
        <w:r w:rsidRPr="00174405">
          <w:rPr>
            <w:rStyle w:val="Hyperlink"/>
            <w:noProof/>
          </w:rPr>
          <w:fldChar w:fldCharType="end"/>
        </w:r>
      </w:ins>
    </w:p>
    <w:p w14:paraId="3303EC81" w14:textId="219BA9DF" w:rsidR="00354222" w:rsidDel="00C55ECF" w:rsidRDefault="00354222">
      <w:pPr>
        <w:pStyle w:val="TOC1"/>
        <w:tabs>
          <w:tab w:val="right" w:leader="dot" w:pos="9019"/>
        </w:tabs>
        <w:rPr>
          <w:del w:id="61" w:author="Author"/>
          <w:rFonts w:eastAsiaTheme="minorEastAsia"/>
          <w:noProof/>
          <w:sz w:val="22"/>
          <w:lang w:eastAsia="ja-JP"/>
        </w:rPr>
      </w:pPr>
      <w:del w:id="62"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"_Toc56438203"</w:delInstrText>
        </w:r>
        <w:r w:rsidRPr="001D0CFC" w:rsidDel="00C55ECF">
          <w:rPr>
            <w:rStyle w:val="Hyperlink"/>
            <w:noProof/>
          </w:rPr>
          <w:delInstrText xml:space="preserve"> </w:delInstrText>
        </w:r>
        <w:r w:rsidRPr="001D0CFC" w:rsidDel="00C55ECF">
          <w:rPr>
            <w:rStyle w:val="Hyperlink"/>
            <w:noProof/>
          </w:rPr>
          <w:fldChar w:fldCharType="separate"/>
        </w:r>
      </w:del>
      <w:ins w:id="63" w:author="Author">
        <w:r w:rsidR="00C55ECF">
          <w:rPr>
            <w:rStyle w:val="Hyperlink"/>
            <w:b/>
            <w:bCs/>
            <w:noProof/>
          </w:rPr>
          <w:t>Error! Hyperlink reference not valid.</w:t>
        </w:r>
      </w:ins>
      <w:del w:id="64" w:author="Author">
        <w:r w:rsidRPr="001D0CFC" w:rsidDel="00C55ECF">
          <w:rPr>
            <w:rStyle w:val="Hyperlink"/>
            <w:rFonts w:ascii="Times New Roman" w:hAnsi="Times New Roman" w:cs="Times New Roman"/>
            <w:noProof/>
          </w:rPr>
          <w:delText xml:space="preserve"> Lời mở đầu</w:delText>
        </w:r>
        <w:r w:rsidDel="00C55ECF">
          <w:rPr>
            <w:noProof/>
            <w:webHidden/>
          </w:rPr>
          <w:tab/>
        </w:r>
        <w:r w:rsidDel="00C55ECF">
          <w:rPr>
            <w:noProof/>
            <w:webHidden/>
          </w:rPr>
          <w:fldChar w:fldCharType="begin"/>
        </w:r>
        <w:r w:rsidDel="00C55ECF">
          <w:rPr>
            <w:noProof/>
            <w:webHidden/>
          </w:rPr>
          <w:delInstrText xml:space="preserve"> PAGEREF _Toc56438203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3894E59C" w14:textId="3CCC3BFE" w:rsidR="00354222" w:rsidDel="00C55ECF" w:rsidRDefault="00354222">
      <w:pPr>
        <w:pStyle w:val="TOC1"/>
        <w:tabs>
          <w:tab w:val="right" w:leader="dot" w:pos="9019"/>
        </w:tabs>
        <w:rPr>
          <w:del w:id="65" w:author="Author"/>
          <w:rFonts w:eastAsiaTheme="minorEastAsia"/>
          <w:noProof/>
          <w:sz w:val="22"/>
          <w:lang w:eastAsia="ja-JP"/>
        </w:rPr>
      </w:pPr>
      <w:del w:id="66"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"_Toc56438204"</w:delInstrText>
        </w:r>
        <w:r w:rsidRPr="001D0CFC" w:rsidDel="00C55ECF">
          <w:rPr>
            <w:rStyle w:val="Hyperlink"/>
            <w:noProof/>
          </w:rPr>
          <w:delInstrText xml:space="preserve"> </w:delInstrText>
        </w:r>
        <w:r w:rsidRPr="001D0CFC" w:rsidDel="00C55ECF">
          <w:rPr>
            <w:rStyle w:val="Hyperlink"/>
            <w:noProof/>
          </w:rPr>
          <w:fldChar w:fldCharType="separate"/>
        </w:r>
      </w:del>
      <w:ins w:id="67" w:author="Author">
        <w:r w:rsidR="00C55ECF">
          <w:rPr>
            <w:rStyle w:val="Hyperlink"/>
            <w:b/>
            <w:bCs/>
            <w:noProof/>
          </w:rPr>
          <w:t>Error! Hyperlink reference not valid.</w:t>
        </w:r>
      </w:ins>
      <w:del w:id="68" w:author="Author">
        <w:r w:rsidRPr="001D0CFC" w:rsidDel="00C55ECF">
          <w:rPr>
            <w:rStyle w:val="Hyperlink"/>
            <w:rFonts w:eastAsia="Times New Roman"/>
            <w:noProof/>
          </w:rPr>
          <w:delText>I.</w:delText>
        </w:r>
        <w:r w:rsidDel="00C55ECF">
          <w:rPr>
            <w:noProof/>
            <w:webHidden/>
          </w:rPr>
          <w:tab/>
        </w:r>
        <w:r w:rsidDel="00C55ECF">
          <w:rPr>
            <w:noProof/>
            <w:webHidden/>
          </w:rPr>
          <w:fldChar w:fldCharType="begin"/>
        </w:r>
        <w:r w:rsidDel="00C55ECF">
          <w:rPr>
            <w:noProof/>
            <w:webHidden/>
          </w:rPr>
          <w:delInstrText xml:space="preserve"> PAGEREF _Toc56438204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433955DB" w14:textId="126993E7" w:rsidR="00354222" w:rsidDel="00C55ECF" w:rsidRDefault="00354222" w:rsidP="00354222">
      <w:pPr>
        <w:pStyle w:val="TOC2"/>
        <w:rPr>
          <w:del w:id="69" w:author="Author"/>
          <w:rFonts w:eastAsiaTheme="minorEastAsia"/>
          <w:noProof/>
          <w:sz w:val="22"/>
          <w:lang w:eastAsia="ja-JP"/>
        </w:rPr>
      </w:pPr>
      <w:del w:id="70"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"_Toc56438205"</w:delInstrText>
        </w:r>
        <w:r w:rsidRPr="001D0CFC" w:rsidDel="00C55ECF">
          <w:rPr>
            <w:rStyle w:val="Hyperlink"/>
            <w:noProof/>
          </w:rPr>
          <w:delInstrText xml:space="preserve"> </w:delInstrText>
        </w:r>
        <w:r w:rsidRPr="001D0CFC" w:rsidDel="00C55ECF">
          <w:rPr>
            <w:rStyle w:val="Hyperlink"/>
            <w:noProof/>
          </w:rPr>
          <w:fldChar w:fldCharType="separate"/>
        </w:r>
      </w:del>
      <w:ins w:id="71" w:author="Author">
        <w:r w:rsidR="00C55ECF">
          <w:rPr>
            <w:rStyle w:val="Hyperlink"/>
            <w:b/>
            <w:bCs/>
            <w:noProof/>
          </w:rPr>
          <w:t>Error! Hyperlink reference not valid.</w:t>
        </w:r>
      </w:ins>
      <w:del w:id="72" w:author="Author">
        <w:r w:rsidRPr="001D0CFC" w:rsidDel="00C55ECF">
          <w:rPr>
            <w:rStyle w:val="Hyperlink"/>
            <w:noProof/>
          </w:rPr>
          <w:delText xml:space="preserve"> Lý do chọn đề tài:</w:delText>
        </w:r>
        <w:r w:rsidDel="00C55ECF">
          <w:rPr>
            <w:noProof/>
            <w:webHidden/>
          </w:rPr>
          <w:tab/>
        </w:r>
        <w:r w:rsidDel="00C55ECF">
          <w:rPr>
            <w:noProof/>
            <w:webHidden/>
          </w:rPr>
          <w:fldChar w:fldCharType="begin"/>
        </w:r>
        <w:r w:rsidDel="00C55ECF">
          <w:rPr>
            <w:noProof/>
            <w:webHidden/>
          </w:rPr>
          <w:delInstrText xml:space="preserve"> PAGEREF _Toc56438205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099F97A4" w14:textId="15C097BB" w:rsidR="00354222" w:rsidDel="00C55ECF" w:rsidRDefault="00354222" w:rsidP="00354222">
      <w:pPr>
        <w:pStyle w:val="TOC2"/>
        <w:rPr>
          <w:del w:id="73" w:author="Author"/>
          <w:rFonts w:eastAsiaTheme="minorEastAsia"/>
          <w:noProof/>
          <w:sz w:val="22"/>
          <w:lang w:eastAsia="ja-JP"/>
        </w:rPr>
      </w:pPr>
      <w:del w:id="74"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"_Toc56438206"</w:delInstrText>
        </w:r>
        <w:r w:rsidRPr="001D0CFC" w:rsidDel="00C55ECF">
          <w:rPr>
            <w:rStyle w:val="Hyperlink"/>
            <w:noProof/>
          </w:rPr>
          <w:delInstrText xml:space="preserve"> </w:delInstrText>
        </w:r>
        <w:r w:rsidRPr="001D0CFC" w:rsidDel="00C55ECF">
          <w:rPr>
            <w:rStyle w:val="Hyperlink"/>
            <w:noProof/>
          </w:rPr>
          <w:fldChar w:fldCharType="separate"/>
        </w:r>
      </w:del>
      <w:ins w:id="75" w:author="Author">
        <w:r w:rsidR="00C55ECF">
          <w:rPr>
            <w:rStyle w:val="Hyperlink"/>
            <w:b/>
            <w:bCs/>
            <w:noProof/>
          </w:rPr>
          <w:t>Error! Hyperlink reference not valid.</w:t>
        </w:r>
      </w:ins>
      <w:del w:id="76" w:author="Author">
        <w:r w:rsidRPr="001D0CFC" w:rsidDel="00C55ECF">
          <w:rPr>
            <w:rStyle w:val="Hyperlink"/>
            <w:noProof/>
          </w:rPr>
          <w:delText>1.</w:delText>
        </w:r>
        <w:r w:rsidDel="00C55ECF">
          <w:rPr>
            <w:noProof/>
            <w:webHidden/>
          </w:rPr>
          <w:tab/>
        </w:r>
        <w:r w:rsidDel="00C55ECF">
          <w:rPr>
            <w:noProof/>
            <w:webHidden/>
          </w:rPr>
          <w:fldChar w:fldCharType="begin"/>
        </w:r>
        <w:r w:rsidDel="00C55ECF">
          <w:rPr>
            <w:noProof/>
            <w:webHidden/>
          </w:rPr>
          <w:delInstrText xml:space="preserve"> PAGEREF _Toc56438206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4A892354" w14:textId="718DCC20" w:rsidR="00354222" w:rsidDel="00C55ECF" w:rsidRDefault="00354222" w:rsidP="00354222">
      <w:pPr>
        <w:pStyle w:val="TOC2"/>
        <w:rPr>
          <w:del w:id="77" w:author="Author"/>
          <w:rFonts w:eastAsiaTheme="minorEastAsia"/>
          <w:noProof/>
          <w:sz w:val="22"/>
          <w:lang w:eastAsia="ja-JP"/>
        </w:rPr>
      </w:pPr>
      <w:del w:id="78"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"_Toc56438207"</w:delInstrText>
        </w:r>
        <w:r w:rsidRPr="001D0CFC" w:rsidDel="00C55ECF">
          <w:rPr>
            <w:rStyle w:val="Hyperlink"/>
            <w:noProof/>
          </w:rPr>
          <w:delInstrText xml:space="preserve"> </w:delInstrText>
        </w:r>
        <w:r w:rsidRPr="001D0CFC" w:rsidDel="00C55ECF">
          <w:rPr>
            <w:rStyle w:val="Hyperlink"/>
            <w:noProof/>
          </w:rPr>
          <w:fldChar w:fldCharType="separate"/>
        </w:r>
      </w:del>
      <w:ins w:id="79" w:author="Author">
        <w:r w:rsidR="00C55ECF">
          <w:rPr>
            <w:rStyle w:val="Hyperlink"/>
            <w:b/>
            <w:bCs/>
            <w:noProof/>
          </w:rPr>
          <w:t>Error! Hyperlink reference not valid.</w:t>
        </w:r>
      </w:ins>
      <w:del w:id="80" w:author="Author">
        <w:r w:rsidRPr="001D0CFC" w:rsidDel="00C55ECF">
          <w:rPr>
            <w:rStyle w:val="Hyperlink"/>
            <w:noProof/>
          </w:rPr>
          <w:delText>2. Mục tiêu:</w:delText>
        </w:r>
        <w:r w:rsidDel="00C55ECF">
          <w:rPr>
            <w:noProof/>
            <w:webHidden/>
          </w:rPr>
          <w:tab/>
        </w:r>
        <w:r w:rsidDel="00C55ECF">
          <w:rPr>
            <w:noProof/>
            <w:webHidden/>
          </w:rPr>
          <w:fldChar w:fldCharType="begin"/>
        </w:r>
        <w:r w:rsidDel="00C55ECF">
          <w:rPr>
            <w:noProof/>
            <w:webHidden/>
          </w:rPr>
          <w:delInstrText xml:space="preserve"> PAGEREF _Toc56438207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0A1D2290" w14:textId="1C77F2A6" w:rsidR="00354222" w:rsidDel="00C55ECF" w:rsidRDefault="00354222" w:rsidP="00354222">
      <w:pPr>
        <w:pStyle w:val="TOC2"/>
        <w:rPr>
          <w:del w:id="81" w:author="Author"/>
          <w:rFonts w:eastAsiaTheme="minorEastAsia"/>
          <w:noProof/>
          <w:sz w:val="22"/>
          <w:lang w:eastAsia="ja-JP"/>
        </w:rPr>
      </w:pPr>
      <w:del w:id="82"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"_Toc56438208"</w:delInstrText>
        </w:r>
        <w:r w:rsidRPr="001D0CFC" w:rsidDel="00C55ECF">
          <w:rPr>
            <w:rStyle w:val="Hyperlink"/>
            <w:noProof/>
          </w:rPr>
          <w:delInstrText xml:space="preserve"> </w:delInstrText>
        </w:r>
        <w:r w:rsidRPr="001D0CFC" w:rsidDel="00C55ECF">
          <w:rPr>
            <w:rStyle w:val="Hyperlink"/>
            <w:noProof/>
          </w:rPr>
          <w:fldChar w:fldCharType="separate"/>
        </w:r>
      </w:del>
      <w:ins w:id="83" w:author="Author">
        <w:r w:rsidR="00C55ECF">
          <w:rPr>
            <w:rStyle w:val="Hyperlink"/>
            <w:b/>
            <w:bCs/>
            <w:noProof/>
          </w:rPr>
          <w:t>Error! Hyperlink reference not valid.</w:t>
        </w:r>
      </w:ins>
      <w:del w:id="84" w:author="Author">
        <w:r w:rsidRPr="001D0CFC" w:rsidDel="00C55ECF">
          <w:rPr>
            <w:rStyle w:val="Hyperlink"/>
            <w:noProof/>
          </w:rPr>
          <w:delText>3. Phương pháp thực hiện:</w:delText>
        </w:r>
        <w:r w:rsidDel="00C55ECF">
          <w:rPr>
            <w:noProof/>
            <w:webHidden/>
          </w:rPr>
          <w:tab/>
        </w:r>
        <w:r w:rsidDel="00C55ECF">
          <w:rPr>
            <w:noProof/>
            <w:webHidden/>
          </w:rPr>
          <w:fldChar w:fldCharType="begin"/>
        </w:r>
        <w:r w:rsidDel="00C55ECF">
          <w:rPr>
            <w:noProof/>
            <w:webHidden/>
          </w:rPr>
          <w:delInstrText xml:space="preserve"> PAGEREF _Toc56438208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1AC3A803" w14:textId="05EF5FFD" w:rsidR="00354222" w:rsidDel="00C55ECF" w:rsidRDefault="00354222" w:rsidP="00354222">
      <w:pPr>
        <w:pStyle w:val="TOC2"/>
        <w:rPr>
          <w:del w:id="85" w:author="Author"/>
          <w:rFonts w:eastAsiaTheme="minorEastAsia"/>
          <w:noProof/>
          <w:sz w:val="22"/>
          <w:lang w:eastAsia="ja-JP"/>
        </w:rPr>
      </w:pPr>
      <w:del w:id="86"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"_Toc56438210"</w:delInstrText>
        </w:r>
        <w:r w:rsidRPr="001D0CFC" w:rsidDel="00C55ECF">
          <w:rPr>
            <w:rStyle w:val="Hyperlink"/>
            <w:noProof/>
          </w:rPr>
          <w:delInstrText xml:space="preserve"> </w:delInstrText>
        </w:r>
        <w:r w:rsidRPr="001D0CFC" w:rsidDel="00C55ECF">
          <w:rPr>
            <w:rStyle w:val="Hyperlink"/>
            <w:noProof/>
          </w:rPr>
          <w:fldChar w:fldCharType="separate"/>
        </w:r>
      </w:del>
      <w:ins w:id="87" w:author="Author">
        <w:r w:rsidR="00C55ECF">
          <w:rPr>
            <w:rStyle w:val="Hyperlink"/>
            <w:b/>
            <w:bCs/>
            <w:noProof/>
          </w:rPr>
          <w:t>Error! Hyperlink reference not valid.</w:t>
        </w:r>
      </w:ins>
      <w:del w:id="88" w:author="Author">
        <w:r w:rsidRPr="001D0CFC" w:rsidDel="00C55ECF">
          <w:rPr>
            <w:rStyle w:val="Hyperlink"/>
            <w:noProof/>
          </w:rPr>
          <w:delText xml:space="preserve"> Ứng dụng:</w:delText>
        </w:r>
        <w:r w:rsidDel="00C55ECF">
          <w:rPr>
            <w:noProof/>
            <w:webHidden/>
          </w:rPr>
          <w:tab/>
        </w:r>
        <w:r w:rsidDel="00C55ECF">
          <w:rPr>
            <w:noProof/>
            <w:webHidden/>
          </w:rPr>
          <w:fldChar w:fldCharType="begin"/>
        </w:r>
        <w:r w:rsidDel="00C55ECF">
          <w:rPr>
            <w:noProof/>
            <w:webHidden/>
          </w:rPr>
          <w:delInstrText xml:space="preserve"> PAGEREF _Toc56438210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5F112952" w14:textId="44D85101" w:rsidR="00354222" w:rsidDel="00C55ECF" w:rsidRDefault="00354222" w:rsidP="00354222">
      <w:pPr>
        <w:pStyle w:val="TOC2"/>
        <w:rPr>
          <w:del w:id="89" w:author="Author"/>
          <w:rFonts w:eastAsiaTheme="minorEastAsia"/>
          <w:noProof/>
          <w:sz w:val="22"/>
          <w:lang w:eastAsia="ja-JP"/>
        </w:rPr>
      </w:pPr>
      <w:del w:id="90"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"_Toc56438211"</w:delInstrText>
        </w:r>
        <w:r w:rsidRPr="001D0CFC" w:rsidDel="00C55ECF">
          <w:rPr>
            <w:rStyle w:val="Hyperlink"/>
            <w:noProof/>
          </w:rPr>
          <w:delInstrText xml:space="preserve"> </w:delInstrText>
        </w:r>
        <w:r w:rsidRPr="001D0CFC" w:rsidDel="00C55ECF">
          <w:rPr>
            <w:rStyle w:val="Hyperlink"/>
            <w:noProof/>
          </w:rPr>
          <w:fldChar w:fldCharType="separate"/>
        </w:r>
      </w:del>
      <w:ins w:id="91" w:author="Author">
        <w:r w:rsidR="00C55ECF">
          <w:rPr>
            <w:rStyle w:val="Hyperlink"/>
            <w:b/>
            <w:bCs/>
            <w:noProof/>
          </w:rPr>
          <w:t>Error! Hyperlink reference not valid.</w:t>
        </w:r>
      </w:ins>
      <w:del w:id="92" w:author="Author">
        <w:r w:rsidRPr="001D0CFC" w:rsidDel="00C55ECF">
          <w:rPr>
            <w:rStyle w:val="Hyperlink"/>
            <w:noProof/>
          </w:rPr>
          <w:delText>4.</w:delText>
        </w:r>
        <w:r w:rsidDel="00C55ECF">
          <w:rPr>
            <w:noProof/>
            <w:webHidden/>
          </w:rPr>
          <w:tab/>
        </w:r>
        <w:r w:rsidDel="00C55ECF">
          <w:rPr>
            <w:noProof/>
            <w:webHidden/>
          </w:rPr>
          <w:fldChar w:fldCharType="begin"/>
        </w:r>
        <w:r w:rsidDel="00C55ECF">
          <w:rPr>
            <w:noProof/>
            <w:webHidden/>
          </w:rPr>
          <w:delInstrText xml:space="preserve"> PAGEREF _Toc56438211 \h </w:delInstrText>
        </w:r>
        <w:r w:rsidDel="00C55ECF">
          <w:rPr>
            <w:noProof/>
            <w:webHidden/>
          </w:rPr>
        </w:r>
        <w:r w:rsidDel="00C55ECF">
          <w:rPr>
            <w:noProof/>
            <w:webHidden/>
          </w:rPr>
          <w:fldChar w:fldCharType="separate"/>
        </w:r>
        <w:r w:rsidDel="00C55ECF">
          <w:rPr>
            <w:noProof/>
            <w:webHidden/>
          </w:rPr>
          <w:delText>3</w:delText>
        </w:r>
        <w:r w:rsidDel="00C55ECF">
          <w:rPr>
            <w:noProof/>
            <w:webHidden/>
          </w:rPr>
          <w:fldChar w:fldCharType="end"/>
        </w:r>
        <w:r w:rsidRPr="001D0CFC" w:rsidDel="00C55ECF">
          <w:rPr>
            <w:rStyle w:val="Hyperlink"/>
            <w:noProof/>
          </w:rPr>
          <w:fldChar w:fldCharType="end"/>
        </w:r>
      </w:del>
    </w:p>
    <w:p w14:paraId="306B0B67" w14:textId="0E890905" w:rsidR="00354222" w:rsidDel="00C55ECF" w:rsidRDefault="00354222">
      <w:pPr>
        <w:pStyle w:val="TOC1"/>
        <w:tabs>
          <w:tab w:val="right" w:leader="dot" w:pos="9019"/>
        </w:tabs>
        <w:rPr>
          <w:del w:id="93" w:author="Author"/>
          <w:rFonts w:eastAsiaTheme="minorEastAsia"/>
          <w:noProof/>
          <w:sz w:val="22"/>
          <w:lang w:eastAsia="ja-JP"/>
        </w:rPr>
      </w:pPr>
      <w:del w:id="94"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"_Toc56438212"</w:delInstrText>
        </w:r>
        <w:r w:rsidRPr="001D0CFC" w:rsidDel="00C55ECF">
          <w:rPr>
            <w:rStyle w:val="Hyperlink"/>
            <w:noProof/>
          </w:rPr>
          <w:delInstrText xml:space="preserve"> </w:delInstrText>
        </w:r>
        <w:r w:rsidRPr="001D0CFC" w:rsidDel="00C55ECF">
          <w:rPr>
            <w:rStyle w:val="Hyperlink"/>
            <w:noProof/>
          </w:rPr>
          <w:fldChar w:fldCharType="separate"/>
        </w:r>
      </w:del>
      <w:ins w:id="95" w:author="Author">
        <w:r w:rsidR="00C55ECF">
          <w:rPr>
            <w:rStyle w:val="Hyperlink"/>
            <w:b/>
            <w:bCs/>
            <w:noProof/>
          </w:rPr>
          <w:t>Error! Hyperlink reference not valid.</w:t>
        </w:r>
      </w:ins>
      <w:del w:id="96" w:author="Author">
        <w:r w:rsidRPr="001D0CFC" w:rsidDel="00C55ECF">
          <w:rPr>
            <w:rStyle w:val="Hyperlink"/>
            <w:rFonts w:ascii="Times New Roman" w:hAnsi="Times New Roman" w:cs="Times New Roman"/>
            <w:noProof/>
          </w:rPr>
          <w:delText>II. Công cụ Tensorflow</w:delText>
        </w:r>
        <w:r w:rsidDel="00C55ECF">
          <w:rPr>
            <w:noProof/>
            <w:webHidden/>
          </w:rPr>
          <w:tab/>
        </w:r>
        <w:r w:rsidDel="00C55ECF">
          <w:rPr>
            <w:noProof/>
            <w:webHidden/>
          </w:rPr>
          <w:fldChar w:fldCharType="begin"/>
        </w:r>
        <w:r w:rsidDel="00C55ECF">
          <w:rPr>
            <w:noProof/>
            <w:webHidden/>
          </w:rPr>
          <w:delInstrText xml:space="preserve"> PAGEREF _Toc56438212 \h </w:delInstrText>
        </w:r>
        <w:r w:rsidDel="00C55ECF">
          <w:rPr>
            <w:noProof/>
            <w:webHidden/>
          </w:rPr>
        </w:r>
        <w:r w:rsidDel="00C55ECF">
          <w:rPr>
            <w:noProof/>
            <w:webHidden/>
          </w:rPr>
          <w:fldChar w:fldCharType="separate"/>
        </w:r>
        <w:r w:rsidDel="00C55ECF">
          <w:rPr>
            <w:noProof/>
            <w:webHidden/>
          </w:rPr>
          <w:delText>4</w:delText>
        </w:r>
        <w:r w:rsidDel="00C55ECF">
          <w:rPr>
            <w:noProof/>
            <w:webHidden/>
          </w:rPr>
          <w:fldChar w:fldCharType="end"/>
        </w:r>
        <w:r w:rsidRPr="001D0CFC" w:rsidDel="00C55ECF">
          <w:rPr>
            <w:rStyle w:val="Hyperlink"/>
            <w:noProof/>
          </w:rPr>
          <w:fldChar w:fldCharType="end"/>
        </w:r>
      </w:del>
    </w:p>
    <w:p w14:paraId="15A13561" w14:textId="3D8E6149" w:rsidR="00354222" w:rsidDel="00C55ECF" w:rsidRDefault="00354222" w:rsidP="00354222">
      <w:pPr>
        <w:pStyle w:val="TOC2"/>
        <w:rPr>
          <w:del w:id="97" w:author="Author"/>
          <w:rFonts w:eastAsiaTheme="minorEastAsia"/>
          <w:noProof/>
          <w:sz w:val="22"/>
          <w:lang w:eastAsia="ja-JP"/>
        </w:rPr>
      </w:pPr>
      <w:del w:id="98"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"_Toc56438213"</w:delInstrText>
        </w:r>
        <w:r w:rsidRPr="001D0CFC" w:rsidDel="00C55ECF">
          <w:rPr>
            <w:rStyle w:val="Hyperlink"/>
            <w:noProof/>
          </w:rPr>
          <w:delInstrText xml:space="preserve"> </w:delInstrText>
        </w:r>
        <w:r w:rsidRPr="001D0CFC" w:rsidDel="00C55ECF">
          <w:rPr>
            <w:rStyle w:val="Hyperlink"/>
            <w:noProof/>
          </w:rPr>
          <w:fldChar w:fldCharType="separate"/>
        </w:r>
      </w:del>
      <w:ins w:id="99" w:author="Author">
        <w:r w:rsidR="00C55ECF">
          <w:rPr>
            <w:rStyle w:val="Hyperlink"/>
            <w:b/>
            <w:bCs/>
            <w:noProof/>
          </w:rPr>
          <w:t>Error! Hyperlink reference not valid.</w:t>
        </w:r>
      </w:ins>
      <w:del w:id="100" w:author="Author">
        <w:r w:rsidRPr="001D0CFC" w:rsidDel="00C55ECF">
          <w:rPr>
            <w:rStyle w:val="Hyperlink"/>
            <w:rFonts w:ascii="Times New Roman" w:hAnsi="Times New Roman" w:cs="Times New Roman"/>
            <w:noProof/>
          </w:rPr>
          <w:delText>1.</w:delText>
        </w:r>
        <w:r w:rsidDel="00C55ECF">
          <w:rPr>
            <w:rFonts w:eastAsiaTheme="minorEastAsia"/>
            <w:noProof/>
            <w:sz w:val="22"/>
            <w:lang w:eastAsia="ja-JP"/>
          </w:rPr>
          <w:tab/>
        </w:r>
        <w:r w:rsidRPr="001D0CFC" w:rsidDel="00C55ECF">
          <w:rPr>
            <w:rStyle w:val="Hyperlink"/>
            <w:rFonts w:ascii="Times New Roman" w:hAnsi="Times New Roman" w:cs="Times New Roman"/>
            <w:noProof/>
          </w:rPr>
          <w:delText>Nền tảng xây dựng Tool TensorFlow và khả năng hoạt động của nó</w:delText>
        </w:r>
        <w:r w:rsidDel="00C55ECF">
          <w:rPr>
            <w:noProof/>
            <w:webHidden/>
          </w:rPr>
          <w:tab/>
        </w:r>
        <w:r w:rsidDel="00C55ECF">
          <w:rPr>
            <w:noProof/>
            <w:webHidden/>
          </w:rPr>
          <w:fldChar w:fldCharType="begin"/>
        </w:r>
        <w:r w:rsidDel="00C55ECF">
          <w:rPr>
            <w:noProof/>
            <w:webHidden/>
          </w:rPr>
          <w:delInstrText xml:space="preserve"> PAGEREF _Toc56438213 \h </w:delInstrText>
        </w:r>
        <w:r w:rsidDel="00C55ECF">
          <w:rPr>
            <w:noProof/>
            <w:webHidden/>
          </w:rPr>
        </w:r>
        <w:r w:rsidDel="00C55ECF">
          <w:rPr>
            <w:noProof/>
            <w:webHidden/>
          </w:rPr>
          <w:fldChar w:fldCharType="separate"/>
        </w:r>
        <w:r w:rsidDel="00C55ECF">
          <w:rPr>
            <w:noProof/>
            <w:webHidden/>
          </w:rPr>
          <w:delText>4</w:delText>
        </w:r>
        <w:r w:rsidDel="00C55ECF">
          <w:rPr>
            <w:noProof/>
            <w:webHidden/>
          </w:rPr>
          <w:fldChar w:fldCharType="end"/>
        </w:r>
        <w:r w:rsidRPr="001D0CFC" w:rsidDel="00C55ECF">
          <w:rPr>
            <w:rStyle w:val="Hyperlink"/>
            <w:noProof/>
          </w:rPr>
          <w:fldChar w:fldCharType="end"/>
        </w:r>
      </w:del>
    </w:p>
    <w:p w14:paraId="64897E3D" w14:textId="4A929812" w:rsidR="00354222" w:rsidDel="00C55ECF" w:rsidRDefault="00354222" w:rsidP="00354222">
      <w:pPr>
        <w:pStyle w:val="TOC2"/>
        <w:rPr>
          <w:del w:id="101" w:author="Author"/>
          <w:rFonts w:eastAsiaTheme="minorEastAsia"/>
          <w:noProof/>
          <w:sz w:val="22"/>
          <w:lang w:eastAsia="ja-JP"/>
        </w:rPr>
      </w:pPr>
      <w:del w:id="102"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"_Toc56438214"</w:delInstrText>
        </w:r>
        <w:r w:rsidRPr="001D0CFC" w:rsidDel="00C55ECF">
          <w:rPr>
            <w:rStyle w:val="Hyperlink"/>
            <w:noProof/>
          </w:rPr>
          <w:delInstrText xml:space="preserve"> </w:delInstrText>
        </w:r>
        <w:r w:rsidRPr="001D0CFC" w:rsidDel="00C55ECF">
          <w:rPr>
            <w:rStyle w:val="Hyperlink"/>
            <w:noProof/>
          </w:rPr>
          <w:fldChar w:fldCharType="separate"/>
        </w:r>
      </w:del>
      <w:ins w:id="103" w:author="Author">
        <w:r w:rsidR="00C55ECF">
          <w:rPr>
            <w:rStyle w:val="Hyperlink"/>
            <w:b/>
            <w:bCs/>
            <w:noProof/>
          </w:rPr>
          <w:t>Error! Hyperlink reference not valid.</w:t>
        </w:r>
      </w:ins>
      <w:del w:id="104" w:author="Author">
        <w:r w:rsidRPr="001D0CFC" w:rsidDel="00C55ECF">
          <w:rPr>
            <w:rStyle w:val="Hyperlink"/>
            <w:rFonts w:ascii="Times New Roman" w:hAnsi="Times New Roman" w:cs="Times New Roman"/>
            <w:noProof/>
          </w:rPr>
          <w:delText>2.</w:delText>
        </w:r>
        <w:r w:rsidDel="00C55ECF">
          <w:rPr>
            <w:rFonts w:eastAsiaTheme="minorEastAsia"/>
            <w:noProof/>
            <w:sz w:val="22"/>
            <w:lang w:eastAsia="ja-JP"/>
          </w:rPr>
          <w:tab/>
        </w:r>
        <w:r w:rsidRPr="001D0CFC" w:rsidDel="00C55ECF">
          <w:rPr>
            <w:rStyle w:val="Hyperlink"/>
            <w:rFonts w:ascii="Times New Roman" w:hAnsi="Times New Roman" w:cs="Times New Roman"/>
            <w:noProof/>
          </w:rPr>
          <w:delText>Các hỗ trợ từ Tool TensorFlow (hàm, chức năng, cách sử dụng)</w:delText>
        </w:r>
        <w:r w:rsidDel="00C55ECF">
          <w:rPr>
            <w:noProof/>
            <w:webHidden/>
          </w:rPr>
          <w:tab/>
        </w:r>
        <w:r w:rsidDel="00C55ECF">
          <w:rPr>
            <w:noProof/>
            <w:webHidden/>
          </w:rPr>
          <w:fldChar w:fldCharType="begin"/>
        </w:r>
        <w:r w:rsidDel="00C55ECF">
          <w:rPr>
            <w:noProof/>
            <w:webHidden/>
          </w:rPr>
          <w:delInstrText xml:space="preserve"> PAGEREF _Toc56438214 \h </w:delInstrText>
        </w:r>
        <w:r w:rsidDel="00C55ECF">
          <w:rPr>
            <w:noProof/>
            <w:webHidden/>
          </w:rPr>
        </w:r>
        <w:r w:rsidDel="00C55ECF">
          <w:rPr>
            <w:noProof/>
            <w:webHidden/>
          </w:rPr>
          <w:fldChar w:fldCharType="separate"/>
        </w:r>
        <w:r w:rsidDel="00C55ECF">
          <w:rPr>
            <w:noProof/>
            <w:webHidden/>
          </w:rPr>
          <w:delText>5</w:delText>
        </w:r>
        <w:r w:rsidDel="00C55ECF">
          <w:rPr>
            <w:noProof/>
            <w:webHidden/>
          </w:rPr>
          <w:fldChar w:fldCharType="end"/>
        </w:r>
        <w:r w:rsidRPr="001D0CFC" w:rsidDel="00C55ECF">
          <w:rPr>
            <w:rStyle w:val="Hyperlink"/>
            <w:noProof/>
          </w:rPr>
          <w:fldChar w:fldCharType="end"/>
        </w:r>
      </w:del>
    </w:p>
    <w:p w14:paraId="09BCC640" w14:textId="6D64B436" w:rsidR="00354222" w:rsidDel="00C55ECF" w:rsidRDefault="00354222">
      <w:pPr>
        <w:pStyle w:val="TOC1"/>
        <w:tabs>
          <w:tab w:val="right" w:leader="dot" w:pos="9019"/>
        </w:tabs>
        <w:rPr>
          <w:del w:id="105" w:author="Author"/>
          <w:rFonts w:eastAsiaTheme="minorEastAsia"/>
          <w:noProof/>
          <w:sz w:val="22"/>
          <w:lang w:eastAsia="ja-JP"/>
        </w:rPr>
      </w:pPr>
      <w:del w:id="106"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"_Toc56438216"</w:delInstrText>
        </w:r>
        <w:r w:rsidRPr="001D0CFC" w:rsidDel="00C55ECF">
          <w:rPr>
            <w:rStyle w:val="Hyperlink"/>
            <w:noProof/>
          </w:rPr>
          <w:delInstrText xml:space="preserve"> </w:delInstrText>
        </w:r>
        <w:r w:rsidRPr="001D0CFC" w:rsidDel="00C55ECF">
          <w:rPr>
            <w:rStyle w:val="Hyperlink"/>
            <w:noProof/>
          </w:rPr>
          <w:fldChar w:fldCharType="separate"/>
        </w:r>
      </w:del>
      <w:ins w:id="107" w:author="Author">
        <w:r w:rsidR="00C55ECF">
          <w:rPr>
            <w:rStyle w:val="Hyperlink"/>
            <w:b/>
            <w:bCs/>
            <w:noProof/>
          </w:rPr>
          <w:t>Error! Hyperlink reference not valid.</w:t>
        </w:r>
      </w:ins>
      <w:del w:id="108" w:author="Author">
        <w:r w:rsidRPr="001D0CFC" w:rsidDel="00C55ECF">
          <w:rPr>
            <w:rStyle w:val="Hyperlink"/>
            <w:noProof/>
          </w:rPr>
          <w:delText>III. Sử dụng Keras cho bài toán Classification</w:delText>
        </w:r>
        <w:r w:rsidDel="00C55ECF">
          <w:rPr>
            <w:noProof/>
            <w:webHidden/>
          </w:rPr>
          <w:tab/>
        </w:r>
        <w:r w:rsidDel="00C55ECF">
          <w:rPr>
            <w:noProof/>
            <w:webHidden/>
          </w:rPr>
          <w:fldChar w:fldCharType="begin"/>
        </w:r>
        <w:r w:rsidDel="00C55ECF">
          <w:rPr>
            <w:noProof/>
            <w:webHidden/>
          </w:rPr>
          <w:delInstrText xml:space="preserve"> PAGEREF _Toc56438216 \h </w:delInstrText>
        </w:r>
        <w:r w:rsidDel="00C55ECF">
          <w:rPr>
            <w:noProof/>
            <w:webHidden/>
          </w:rPr>
        </w:r>
        <w:r w:rsidDel="00C55ECF">
          <w:rPr>
            <w:noProof/>
            <w:webHidden/>
          </w:rPr>
          <w:fldChar w:fldCharType="separate"/>
        </w:r>
        <w:r w:rsidDel="00C55ECF">
          <w:rPr>
            <w:noProof/>
            <w:webHidden/>
          </w:rPr>
          <w:delText>7</w:delText>
        </w:r>
        <w:r w:rsidDel="00C55ECF">
          <w:rPr>
            <w:noProof/>
            <w:webHidden/>
          </w:rPr>
          <w:fldChar w:fldCharType="end"/>
        </w:r>
        <w:r w:rsidRPr="001D0CFC" w:rsidDel="00C55ECF">
          <w:rPr>
            <w:rStyle w:val="Hyperlink"/>
            <w:noProof/>
          </w:rPr>
          <w:fldChar w:fldCharType="end"/>
        </w:r>
      </w:del>
    </w:p>
    <w:p w14:paraId="2A0E41CB" w14:textId="18B9E121" w:rsidR="00354222" w:rsidDel="00C55ECF" w:rsidRDefault="00354222">
      <w:pPr>
        <w:pStyle w:val="TOC3"/>
        <w:tabs>
          <w:tab w:val="right" w:leader="dot" w:pos="9019"/>
        </w:tabs>
        <w:rPr>
          <w:del w:id="109" w:author="Author"/>
          <w:rFonts w:eastAsiaTheme="minorEastAsia"/>
          <w:noProof/>
          <w:sz w:val="22"/>
          <w:lang w:eastAsia="ja-JP"/>
        </w:rPr>
      </w:pPr>
      <w:del w:id="110"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"_Toc56438217"</w:delInstrText>
        </w:r>
        <w:r w:rsidRPr="001D0CFC" w:rsidDel="00C55ECF">
          <w:rPr>
            <w:rStyle w:val="Hyperlink"/>
            <w:noProof/>
          </w:rPr>
          <w:delInstrText xml:space="preserve"> </w:delInstrText>
        </w:r>
        <w:r w:rsidRPr="001D0CFC" w:rsidDel="00C55ECF">
          <w:rPr>
            <w:rStyle w:val="Hyperlink"/>
            <w:noProof/>
          </w:rPr>
          <w:fldChar w:fldCharType="separate"/>
        </w:r>
      </w:del>
      <w:ins w:id="111" w:author="Author">
        <w:r w:rsidR="00C55ECF">
          <w:rPr>
            <w:rStyle w:val="Hyperlink"/>
            <w:b/>
            <w:bCs/>
            <w:noProof/>
          </w:rPr>
          <w:t>Error! Hyperlink reference not valid.</w:t>
        </w:r>
      </w:ins>
      <w:del w:id="112" w:author="Author">
        <w:r w:rsidRPr="001D0CFC" w:rsidDel="00C55ECF">
          <w:rPr>
            <w:rStyle w:val="Hyperlink"/>
            <w:noProof/>
          </w:rPr>
          <w:delText>Sử dụng OpenCV cho bài toán Object Detection</w:delText>
        </w:r>
        <w:r w:rsidDel="00C55ECF">
          <w:rPr>
            <w:noProof/>
            <w:webHidden/>
          </w:rPr>
          <w:tab/>
        </w:r>
        <w:r w:rsidDel="00C55ECF">
          <w:rPr>
            <w:noProof/>
            <w:webHidden/>
          </w:rPr>
          <w:fldChar w:fldCharType="begin"/>
        </w:r>
        <w:r w:rsidDel="00C55ECF">
          <w:rPr>
            <w:noProof/>
            <w:webHidden/>
          </w:rPr>
          <w:delInstrText xml:space="preserve"> PAGEREF _Toc56438217 \h </w:delInstrText>
        </w:r>
        <w:r w:rsidDel="00C55ECF">
          <w:rPr>
            <w:noProof/>
            <w:webHidden/>
          </w:rPr>
        </w:r>
        <w:r w:rsidDel="00C55ECF">
          <w:rPr>
            <w:noProof/>
            <w:webHidden/>
          </w:rPr>
          <w:fldChar w:fldCharType="separate"/>
        </w:r>
        <w:r w:rsidDel="00C55ECF">
          <w:rPr>
            <w:noProof/>
            <w:webHidden/>
          </w:rPr>
          <w:delText>12</w:delText>
        </w:r>
        <w:r w:rsidDel="00C55ECF">
          <w:rPr>
            <w:noProof/>
            <w:webHidden/>
          </w:rPr>
          <w:fldChar w:fldCharType="end"/>
        </w:r>
        <w:r w:rsidRPr="001D0CFC" w:rsidDel="00C55ECF">
          <w:rPr>
            <w:rStyle w:val="Hyperlink"/>
            <w:noProof/>
          </w:rPr>
          <w:fldChar w:fldCharType="end"/>
        </w:r>
      </w:del>
    </w:p>
    <w:p w14:paraId="7FFED997" w14:textId="15C901BD" w:rsidR="00354222" w:rsidDel="00C55ECF" w:rsidRDefault="00354222" w:rsidP="00354222">
      <w:pPr>
        <w:pStyle w:val="TOC2"/>
        <w:rPr>
          <w:del w:id="113" w:author="Author"/>
          <w:rFonts w:eastAsiaTheme="minorEastAsia"/>
          <w:noProof/>
          <w:sz w:val="22"/>
          <w:lang w:eastAsia="ja-JP"/>
        </w:rPr>
      </w:pPr>
      <w:del w:id="114"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"_Toc56438218"</w:delInstrText>
        </w:r>
        <w:r w:rsidRPr="001D0CFC" w:rsidDel="00C55ECF">
          <w:rPr>
            <w:rStyle w:val="Hyperlink"/>
            <w:noProof/>
          </w:rPr>
          <w:delInstrText xml:space="preserve"> </w:delInstrText>
        </w:r>
        <w:r w:rsidRPr="001D0CFC" w:rsidDel="00C55ECF">
          <w:rPr>
            <w:rStyle w:val="Hyperlink"/>
            <w:noProof/>
          </w:rPr>
          <w:fldChar w:fldCharType="separate"/>
        </w:r>
      </w:del>
      <w:ins w:id="115" w:author="Author">
        <w:r w:rsidR="00C55ECF">
          <w:rPr>
            <w:rStyle w:val="Hyperlink"/>
            <w:b/>
            <w:bCs/>
            <w:noProof/>
          </w:rPr>
          <w:t>Error! Hyperlink reference not valid.</w:t>
        </w:r>
      </w:ins>
      <w:del w:id="116" w:author="Author">
        <w:r w:rsidRPr="001D0CFC" w:rsidDel="00C55ECF">
          <w:rPr>
            <w:rStyle w:val="Hyperlink"/>
            <w:rFonts w:ascii="Times New Roman" w:hAnsi="Times New Roman" w:cs="Times New Roman"/>
            <w:noProof/>
          </w:rPr>
          <w:delText>3.</w:delText>
        </w:r>
        <w:r w:rsidDel="00C55ECF">
          <w:rPr>
            <w:rFonts w:eastAsiaTheme="minorEastAsia"/>
            <w:noProof/>
            <w:sz w:val="22"/>
            <w:lang w:eastAsia="ja-JP"/>
          </w:rPr>
          <w:tab/>
        </w:r>
        <w:r w:rsidRPr="001D0CFC" w:rsidDel="00C55ECF">
          <w:rPr>
            <w:rStyle w:val="Hyperlink"/>
            <w:rFonts w:ascii="Times New Roman" w:hAnsi="Times New Roman" w:cs="Times New Roman"/>
            <w:noProof/>
          </w:rPr>
          <w:delText>Xây dựng một ứng dụng dựa trên Tool TensorFlow</w:delText>
        </w:r>
        <w:r w:rsidDel="00C55ECF">
          <w:rPr>
            <w:noProof/>
            <w:webHidden/>
          </w:rPr>
          <w:tab/>
        </w:r>
        <w:r w:rsidDel="00C55ECF">
          <w:rPr>
            <w:noProof/>
            <w:webHidden/>
          </w:rPr>
          <w:fldChar w:fldCharType="begin"/>
        </w:r>
        <w:r w:rsidDel="00C55ECF">
          <w:rPr>
            <w:noProof/>
            <w:webHidden/>
          </w:rPr>
          <w:delInstrText xml:space="preserve"> PAGEREF _Toc56438218 \h </w:delInstrText>
        </w:r>
        <w:r w:rsidDel="00C55ECF">
          <w:rPr>
            <w:noProof/>
            <w:webHidden/>
          </w:rPr>
        </w:r>
        <w:r w:rsidDel="00C55ECF">
          <w:rPr>
            <w:noProof/>
            <w:webHidden/>
          </w:rPr>
          <w:fldChar w:fldCharType="separate"/>
        </w:r>
        <w:r w:rsidDel="00C55ECF">
          <w:rPr>
            <w:noProof/>
            <w:webHidden/>
          </w:rPr>
          <w:delText>13</w:delText>
        </w:r>
        <w:r w:rsidDel="00C55ECF">
          <w:rPr>
            <w:noProof/>
            <w:webHidden/>
          </w:rPr>
          <w:fldChar w:fldCharType="end"/>
        </w:r>
        <w:r w:rsidRPr="001D0CFC" w:rsidDel="00C55ECF">
          <w:rPr>
            <w:rStyle w:val="Hyperlink"/>
            <w:noProof/>
          </w:rPr>
          <w:fldChar w:fldCharType="end"/>
        </w:r>
      </w:del>
    </w:p>
    <w:p w14:paraId="6EEE75AE" w14:textId="4FFEA0CA" w:rsidR="00354222" w:rsidDel="00C55ECF" w:rsidRDefault="00354222">
      <w:pPr>
        <w:pStyle w:val="TOC1"/>
        <w:tabs>
          <w:tab w:val="right" w:leader="dot" w:pos="9019"/>
        </w:tabs>
        <w:rPr>
          <w:del w:id="117" w:author="Author"/>
          <w:rFonts w:eastAsiaTheme="minorEastAsia"/>
          <w:noProof/>
          <w:sz w:val="22"/>
          <w:lang w:eastAsia="ja-JP"/>
        </w:rPr>
      </w:pPr>
      <w:del w:id="118"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"_Toc56438219"</w:delInstrText>
        </w:r>
        <w:r w:rsidRPr="001D0CFC" w:rsidDel="00C55ECF">
          <w:rPr>
            <w:rStyle w:val="Hyperlink"/>
            <w:noProof/>
          </w:rPr>
          <w:delInstrText xml:space="preserve"> </w:delInstrText>
        </w:r>
        <w:r w:rsidRPr="001D0CFC" w:rsidDel="00C55ECF">
          <w:rPr>
            <w:rStyle w:val="Hyperlink"/>
            <w:noProof/>
          </w:rPr>
          <w:fldChar w:fldCharType="separate"/>
        </w:r>
      </w:del>
      <w:ins w:id="119" w:author="Author">
        <w:r w:rsidR="00C55ECF">
          <w:rPr>
            <w:rStyle w:val="Hyperlink"/>
            <w:b/>
            <w:bCs/>
            <w:noProof/>
          </w:rPr>
          <w:t>Error! Hyperlink reference not valid.</w:t>
        </w:r>
      </w:ins>
      <w:del w:id="120" w:author="Author">
        <w:r w:rsidRPr="001D0CFC" w:rsidDel="00C55ECF">
          <w:rPr>
            <w:rStyle w:val="Hyperlink"/>
            <w:rFonts w:ascii="Times New Roman" w:hAnsi="Times New Roman" w:cs="Times New Roman"/>
            <w:noProof/>
          </w:rPr>
          <w:delText xml:space="preserve"> </w:delText>
        </w:r>
        <w:r w:rsidDel="00C55ECF">
          <w:rPr>
            <w:noProof/>
            <w:webHidden/>
          </w:rPr>
          <w:tab/>
        </w:r>
        <w:r w:rsidDel="00C55ECF">
          <w:rPr>
            <w:noProof/>
            <w:webHidden/>
          </w:rPr>
          <w:fldChar w:fldCharType="begin"/>
        </w:r>
        <w:r w:rsidDel="00C55ECF">
          <w:rPr>
            <w:noProof/>
            <w:webHidden/>
          </w:rPr>
          <w:delInstrText xml:space="preserve"> PAGEREF _Toc56438219 \h </w:delInstrText>
        </w:r>
        <w:r w:rsidDel="00C55ECF">
          <w:rPr>
            <w:noProof/>
            <w:webHidden/>
          </w:rPr>
        </w:r>
        <w:r w:rsidDel="00C55ECF">
          <w:rPr>
            <w:noProof/>
            <w:webHidden/>
          </w:rPr>
          <w:fldChar w:fldCharType="separate"/>
        </w:r>
        <w:r w:rsidDel="00C55ECF">
          <w:rPr>
            <w:noProof/>
            <w:webHidden/>
          </w:rPr>
          <w:delText>18</w:delText>
        </w:r>
        <w:r w:rsidDel="00C55ECF">
          <w:rPr>
            <w:noProof/>
            <w:webHidden/>
          </w:rPr>
          <w:fldChar w:fldCharType="end"/>
        </w:r>
        <w:r w:rsidRPr="001D0CFC" w:rsidDel="00C55ECF">
          <w:rPr>
            <w:rStyle w:val="Hyperlink"/>
            <w:noProof/>
          </w:rPr>
          <w:fldChar w:fldCharType="end"/>
        </w:r>
      </w:del>
    </w:p>
    <w:p w14:paraId="4D258FEB" w14:textId="0E537DA1" w:rsidR="00354222" w:rsidDel="00C55ECF" w:rsidRDefault="00354222">
      <w:pPr>
        <w:pStyle w:val="TOC1"/>
        <w:tabs>
          <w:tab w:val="right" w:leader="dot" w:pos="9019"/>
        </w:tabs>
        <w:rPr>
          <w:del w:id="121" w:author="Author"/>
          <w:rFonts w:eastAsiaTheme="minorEastAsia"/>
          <w:noProof/>
          <w:sz w:val="22"/>
          <w:lang w:eastAsia="ja-JP"/>
        </w:rPr>
      </w:pPr>
      <w:del w:id="122" w:author="Author">
        <w:r w:rsidRPr="001D0CFC" w:rsidDel="00C55ECF">
          <w:rPr>
            <w:rStyle w:val="Hyperlink"/>
            <w:noProof/>
          </w:rPr>
          <w:fldChar w:fldCharType="begin"/>
        </w:r>
        <w:r w:rsidRPr="001D0CFC" w:rsidDel="00C55ECF">
          <w:rPr>
            <w:rStyle w:val="Hyperlink"/>
            <w:noProof/>
          </w:rPr>
          <w:delInstrText xml:space="preserve"> </w:delInstrText>
        </w:r>
        <w:r w:rsidDel="00C55ECF">
          <w:rPr>
            <w:noProof/>
          </w:rPr>
          <w:delInstrText>HYPERLINK \l "_Toc56438220"</w:delInstrText>
        </w:r>
        <w:r w:rsidRPr="001D0CFC" w:rsidDel="00C55ECF">
          <w:rPr>
            <w:rStyle w:val="Hyperlink"/>
            <w:noProof/>
          </w:rPr>
          <w:delInstrText xml:space="preserve"> </w:delInstrText>
        </w:r>
        <w:r w:rsidRPr="001D0CFC" w:rsidDel="00C55ECF">
          <w:rPr>
            <w:rStyle w:val="Hyperlink"/>
            <w:noProof/>
          </w:rPr>
          <w:fldChar w:fldCharType="separate"/>
        </w:r>
      </w:del>
      <w:ins w:id="123" w:author="Author">
        <w:r w:rsidR="00C55ECF">
          <w:rPr>
            <w:rStyle w:val="Hyperlink"/>
            <w:b/>
            <w:bCs/>
            <w:noProof/>
          </w:rPr>
          <w:t>Error! Hyperlink reference not valid.</w:t>
        </w:r>
      </w:ins>
      <w:del w:id="124" w:author="Author">
        <w:r w:rsidRPr="001D0CFC" w:rsidDel="00C55ECF">
          <w:rPr>
            <w:rStyle w:val="Hyperlink"/>
            <w:noProof/>
          </w:rPr>
          <w:delText>IV. Hạn chế của đề tài:</w:delText>
        </w:r>
        <w:r w:rsidDel="00C55ECF">
          <w:rPr>
            <w:noProof/>
            <w:webHidden/>
          </w:rPr>
          <w:tab/>
        </w:r>
        <w:r w:rsidDel="00C55ECF">
          <w:rPr>
            <w:noProof/>
            <w:webHidden/>
          </w:rPr>
          <w:fldChar w:fldCharType="begin"/>
        </w:r>
        <w:r w:rsidDel="00C55ECF">
          <w:rPr>
            <w:noProof/>
            <w:webHidden/>
          </w:rPr>
          <w:delInstrText xml:space="preserve"> PAGEREF _Toc56438220 \h </w:delInstrText>
        </w:r>
        <w:r w:rsidDel="00C55ECF">
          <w:rPr>
            <w:noProof/>
            <w:webHidden/>
          </w:rPr>
        </w:r>
        <w:r w:rsidDel="00C55ECF">
          <w:rPr>
            <w:noProof/>
            <w:webHidden/>
          </w:rPr>
          <w:fldChar w:fldCharType="separate"/>
        </w:r>
        <w:r w:rsidDel="00C55ECF">
          <w:rPr>
            <w:noProof/>
            <w:webHidden/>
          </w:rPr>
          <w:delText>18</w:delText>
        </w:r>
        <w:r w:rsidDel="00C55ECF">
          <w:rPr>
            <w:noProof/>
            <w:webHidden/>
          </w:rPr>
          <w:fldChar w:fldCharType="end"/>
        </w:r>
        <w:r w:rsidRPr="001D0CFC" w:rsidDel="00C55ECF">
          <w:rPr>
            <w:rStyle w:val="Hyperlink"/>
            <w:noProof/>
          </w:rPr>
          <w:fldChar w:fldCharType="end"/>
        </w:r>
      </w:del>
    </w:p>
    <w:p w14:paraId="43AB2C40" w14:textId="350F0004" w:rsidR="00354222" w:rsidRPr="00354222" w:rsidRDefault="00354222" w:rsidP="00354222">
      <w:r>
        <w:fldChar w:fldCharType="end"/>
      </w:r>
    </w:p>
    <w:customXmlDelRangeStart w:id="125" w:author="Author"/>
    <w:sdt>
      <w:sdtPr>
        <w:rPr>
          <w:caps/>
          <w:sz w:val="22"/>
        </w:rPr>
        <w:id w:val="-1038430432"/>
        <w:docPartObj>
          <w:docPartGallery w:val="Table of Contents"/>
          <w:docPartUnique/>
        </w:docPartObj>
      </w:sdtPr>
      <w:sdtEndPr>
        <w:rPr>
          <w:rFonts w:ascii="Times New Roman" w:hAnsi="Times New Roman" w:cs="Times New Roman"/>
          <w:caps w:val="0"/>
          <w:noProof/>
          <w:sz w:val="26"/>
        </w:rPr>
      </w:sdtEndPr>
      <w:sdtContent>
        <w:customXmlDelRangeEnd w:id="125"/>
        <w:p w14:paraId="6C126475" w14:textId="48B6ADA2" w:rsidR="00E96235" w:rsidRPr="00AD2CAA" w:rsidDel="00354222" w:rsidRDefault="006E0513">
          <w:pPr>
            <w:pStyle w:val="TOC1"/>
            <w:rPr>
              <w:del w:id="126" w:author="Author"/>
            </w:rPr>
            <w:pPrChange w:id="127" w:author="Duong Tien" w:date="2020-11-16T16:55:00Z">
              <w:pPr>
                <w:pStyle w:val="TOCHeading"/>
              </w:pPr>
            </w:pPrChange>
          </w:pPr>
          <w:del w:id="128" w:author="Author">
            <w:r w:rsidRPr="00AD2CAA" w:rsidDel="00354222">
              <w:delText>Mục lục</w:delText>
            </w:r>
          </w:del>
        </w:p>
        <w:p w14:paraId="18A4DBF6" w14:textId="74474275" w:rsidR="00136DDD" w:rsidRPr="00AD2CAA" w:rsidDel="00354222" w:rsidRDefault="00136DDD">
          <w:pPr>
            <w:pStyle w:val="TOC1"/>
            <w:rPr>
              <w:del w:id="129" w:author="Author"/>
              <w:noProof/>
            </w:rPr>
          </w:pPr>
        </w:p>
        <w:p w14:paraId="07971ECC" w14:textId="61EF0F81" w:rsidR="00136DDD" w:rsidRPr="00AD2CAA" w:rsidDel="00354222" w:rsidRDefault="00136DDD">
          <w:pPr>
            <w:pStyle w:val="TOC1"/>
            <w:rPr>
              <w:del w:id="130" w:author="Author"/>
              <w:noProof/>
            </w:rPr>
          </w:pPr>
        </w:p>
        <w:p w14:paraId="4B8534F3" w14:textId="0867F408" w:rsidR="00136DDD" w:rsidRPr="00AD2CAA" w:rsidDel="00354222" w:rsidRDefault="00136DDD">
          <w:pPr>
            <w:pStyle w:val="TOC1"/>
            <w:rPr>
              <w:del w:id="131" w:author="Author"/>
              <w:noProof/>
            </w:rPr>
          </w:pPr>
        </w:p>
        <w:p w14:paraId="15C3A102" w14:textId="6B461D6C" w:rsidR="000A098B" w:rsidDel="006A44D9" w:rsidRDefault="00E96235">
          <w:pPr>
            <w:pStyle w:val="TOC1"/>
            <w:rPr>
              <w:ins w:id="132" w:author="Author"/>
              <w:del w:id="133" w:author="Author"/>
              <w:rFonts w:eastAsiaTheme="minorEastAsia"/>
              <w:noProof/>
              <w:sz w:val="22"/>
              <w:lang w:eastAsia="ja-JP"/>
            </w:rPr>
            <w:pPrChange w:id="134" w:author="Duong Tien" w:date="2020-11-16T16:55:00Z">
              <w:pPr>
                <w:pStyle w:val="TOC1"/>
                <w:tabs>
                  <w:tab w:val="right" w:leader="dot" w:pos="9019"/>
                </w:tabs>
              </w:pPr>
            </w:pPrChange>
          </w:pPr>
          <w:del w:id="135" w:author="Author">
            <w:r w:rsidRPr="00AD2CAA" w:rsidDel="00354222">
              <w:rPr>
                <w:rFonts w:ascii="Times New Roman" w:hAnsi="Times New Roman" w:cs="Times New Roman"/>
                <w:b/>
                <w:bCs/>
                <w:noProof/>
              </w:rPr>
              <w:fldChar w:fldCharType="begin"/>
            </w:r>
            <w:r w:rsidRPr="00AD2CAA" w:rsidDel="00354222">
              <w:rPr>
                <w:rFonts w:ascii="Times New Roman" w:hAnsi="Times New Roman" w:cs="Times New Roman"/>
                <w:b/>
                <w:bCs/>
                <w:noProof/>
              </w:rPr>
              <w:delInstrText xml:space="preserve"> TOC \o "1-3" \h \z \u </w:delInstrText>
            </w:r>
            <w:r w:rsidRPr="00AD2CAA" w:rsidDel="00354222">
              <w:rPr>
                <w:rFonts w:ascii="Times New Roman" w:hAnsi="Times New Roman" w:cs="Times New Roman"/>
                <w:b/>
                <w:bCs/>
                <w:noProof/>
              </w:rPr>
              <w:fldChar w:fldCharType="separate"/>
            </w:r>
          </w:del>
          <w:ins w:id="136" w:author="Author">
            <w:del w:id="137" w:author="Author">
              <w:r w:rsidR="000A098B" w:rsidRPr="001F1BC0" w:rsidDel="006A44D9">
                <w:rPr>
                  <w:rStyle w:val="Hyperlink"/>
                  <w:noProof/>
                </w:rPr>
                <w:fldChar w:fldCharType="begin"/>
              </w:r>
              <w:r w:rsidR="000A098B" w:rsidRPr="001F1BC0" w:rsidDel="006A44D9">
                <w:rPr>
                  <w:rStyle w:val="Hyperlink"/>
                  <w:noProof/>
                </w:rPr>
                <w:delInstrText xml:space="preserve"> </w:delInstrText>
              </w:r>
              <w:r w:rsidR="000A098B" w:rsidDel="006A44D9">
                <w:rPr>
                  <w:noProof/>
                </w:rPr>
                <w:delInstrText>HYPERLINK \l "_Toc56437779"</w:delInstrText>
              </w:r>
              <w:r w:rsidR="000A098B" w:rsidRPr="001F1BC0" w:rsidDel="006A44D9">
                <w:rPr>
                  <w:rStyle w:val="Hyperlink"/>
                  <w:noProof/>
                </w:rPr>
                <w:delInstrText xml:space="preserve"> </w:delInstrText>
              </w:r>
              <w:r w:rsidR="000A098B" w:rsidRPr="001F1BC0" w:rsidDel="006A44D9">
                <w:rPr>
                  <w:rStyle w:val="Hyperlink"/>
                  <w:noProof/>
                </w:rPr>
                <w:fldChar w:fldCharType="separate"/>
              </w:r>
              <w:r w:rsidR="000A098B" w:rsidRPr="001F1BC0" w:rsidDel="006A44D9">
                <w:rPr>
                  <w:rStyle w:val="Hyperlink"/>
                  <w:rFonts w:ascii="Times New Roman" w:hAnsi="Times New Roman" w:cs="Times New Roman"/>
                  <w:noProof/>
                </w:rPr>
                <w:delText>Lời mở đầu</w:delText>
              </w:r>
              <w:r w:rsidR="000A098B" w:rsidDel="006A44D9">
                <w:rPr>
                  <w:noProof/>
                  <w:webHidden/>
                </w:rPr>
                <w:tab/>
              </w:r>
              <w:r w:rsidR="000A098B" w:rsidDel="006A44D9">
                <w:rPr>
                  <w:noProof/>
                  <w:webHidden/>
                </w:rPr>
                <w:fldChar w:fldCharType="begin"/>
              </w:r>
              <w:r w:rsidR="000A098B" w:rsidDel="006A44D9">
                <w:rPr>
                  <w:noProof/>
                  <w:webHidden/>
                </w:rPr>
                <w:delInstrText xml:space="preserve"> PAGEREF _Toc56437779 \h </w:delInstrText>
              </w:r>
            </w:del>
          </w:ins>
          <w:del w:id="138" w:author="Author">
            <w:r w:rsidR="000A098B" w:rsidDel="006A44D9">
              <w:rPr>
                <w:noProof/>
                <w:webHidden/>
              </w:rPr>
            </w:r>
            <w:r w:rsidR="000A098B" w:rsidDel="006A44D9">
              <w:rPr>
                <w:noProof/>
                <w:webHidden/>
              </w:rPr>
              <w:fldChar w:fldCharType="separate"/>
            </w:r>
          </w:del>
          <w:ins w:id="139" w:author="Author">
            <w:del w:id="140" w:author="Author">
              <w:r w:rsidR="000A098B" w:rsidDel="006A44D9">
                <w:rPr>
                  <w:noProof/>
                  <w:webHidden/>
                </w:rPr>
                <w:delText>3</w:delText>
              </w:r>
              <w:r w:rsidR="000A098B" w:rsidDel="006A44D9">
                <w:rPr>
                  <w:noProof/>
                  <w:webHidden/>
                </w:rPr>
                <w:fldChar w:fldCharType="end"/>
              </w:r>
              <w:r w:rsidR="000A098B" w:rsidRPr="001F1BC0" w:rsidDel="006A44D9">
                <w:rPr>
                  <w:rStyle w:val="Hyperlink"/>
                  <w:noProof/>
                </w:rPr>
                <w:fldChar w:fldCharType="end"/>
              </w:r>
            </w:del>
          </w:ins>
        </w:p>
        <w:p w14:paraId="0D047EDB" w14:textId="7BE39A76" w:rsidR="000A098B" w:rsidDel="006A44D9" w:rsidRDefault="000A098B">
          <w:pPr>
            <w:pStyle w:val="TOC1"/>
            <w:rPr>
              <w:ins w:id="141" w:author="Author"/>
              <w:del w:id="142" w:author="Author"/>
              <w:rFonts w:eastAsiaTheme="minorEastAsia"/>
              <w:noProof/>
              <w:sz w:val="22"/>
              <w:lang w:eastAsia="ja-JP"/>
            </w:rPr>
            <w:pPrChange w:id="143" w:author="Duong Tien" w:date="2020-11-16T16:55:00Z">
              <w:pPr>
                <w:pStyle w:val="TOC2"/>
              </w:pPr>
            </w:pPrChange>
          </w:pPr>
          <w:ins w:id="144" w:author="Author">
            <w:del w:id="145"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"_Toc56437780"</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noProof/>
                </w:rPr>
                <w:delText>Lý do chọn đề tài:</w:delText>
              </w:r>
              <w:r w:rsidDel="006A44D9">
                <w:rPr>
                  <w:noProof/>
                  <w:webHidden/>
                </w:rPr>
                <w:tab/>
              </w:r>
              <w:r w:rsidDel="006A44D9">
                <w:rPr>
                  <w:noProof/>
                  <w:webHidden/>
                </w:rPr>
                <w:fldChar w:fldCharType="begin"/>
              </w:r>
              <w:r w:rsidDel="006A44D9">
                <w:rPr>
                  <w:noProof/>
                  <w:webHidden/>
                </w:rPr>
                <w:delInstrText xml:space="preserve"> PAGEREF _Toc56437780 \h </w:delInstrText>
              </w:r>
            </w:del>
          </w:ins>
          <w:del w:id="146" w:author="Author">
            <w:r w:rsidDel="006A44D9">
              <w:rPr>
                <w:noProof/>
                <w:webHidden/>
              </w:rPr>
            </w:r>
            <w:r w:rsidDel="006A44D9">
              <w:rPr>
                <w:noProof/>
                <w:webHidden/>
              </w:rPr>
              <w:fldChar w:fldCharType="separate"/>
            </w:r>
          </w:del>
          <w:ins w:id="147" w:author="Author">
            <w:del w:id="148" w:author="Author">
              <w:r w:rsidDel="006A44D9">
                <w:rPr>
                  <w:noProof/>
                  <w:webHidden/>
                </w:rPr>
                <w:delText>3</w:delText>
              </w:r>
              <w:r w:rsidDel="006A44D9">
                <w:rPr>
                  <w:noProof/>
                  <w:webHidden/>
                </w:rPr>
                <w:fldChar w:fldCharType="end"/>
              </w:r>
              <w:r w:rsidRPr="001F1BC0" w:rsidDel="006A44D9">
                <w:rPr>
                  <w:rStyle w:val="Hyperlink"/>
                  <w:noProof/>
                </w:rPr>
                <w:fldChar w:fldCharType="end"/>
              </w:r>
            </w:del>
          </w:ins>
        </w:p>
        <w:p w14:paraId="008342B9" w14:textId="65A9A62A" w:rsidR="000A098B" w:rsidDel="006A44D9" w:rsidRDefault="000A098B">
          <w:pPr>
            <w:pStyle w:val="TOC1"/>
            <w:rPr>
              <w:ins w:id="149" w:author="Author"/>
              <w:del w:id="150" w:author="Author"/>
              <w:rFonts w:eastAsiaTheme="minorEastAsia"/>
              <w:noProof/>
              <w:sz w:val="22"/>
              <w:lang w:eastAsia="ja-JP"/>
            </w:rPr>
            <w:pPrChange w:id="151" w:author="Duong Tien" w:date="2020-11-16T16:55:00Z">
              <w:pPr>
                <w:pStyle w:val="TOC2"/>
              </w:pPr>
            </w:pPrChange>
          </w:pPr>
          <w:ins w:id="152" w:author="Author">
            <w:del w:id="153"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"_Toc56437781"</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noProof/>
                </w:rPr>
                <w:delText>Mục tiêu:</w:delText>
              </w:r>
              <w:r w:rsidDel="006A44D9">
                <w:rPr>
                  <w:noProof/>
                  <w:webHidden/>
                </w:rPr>
                <w:tab/>
              </w:r>
              <w:r w:rsidDel="006A44D9">
                <w:rPr>
                  <w:noProof/>
                  <w:webHidden/>
                </w:rPr>
                <w:fldChar w:fldCharType="begin"/>
              </w:r>
              <w:r w:rsidDel="006A44D9">
                <w:rPr>
                  <w:noProof/>
                  <w:webHidden/>
                </w:rPr>
                <w:delInstrText xml:space="preserve"> PAGEREF _Toc56437781 \h </w:delInstrText>
              </w:r>
            </w:del>
          </w:ins>
          <w:del w:id="154" w:author="Author">
            <w:r w:rsidDel="006A44D9">
              <w:rPr>
                <w:noProof/>
                <w:webHidden/>
              </w:rPr>
            </w:r>
            <w:r w:rsidDel="006A44D9">
              <w:rPr>
                <w:noProof/>
                <w:webHidden/>
              </w:rPr>
              <w:fldChar w:fldCharType="separate"/>
            </w:r>
          </w:del>
          <w:ins w:id="155" w:author="Author">
            <w:del w:id="156" w:author="Author">
              <w:r w:rsidDel="006A44D9">
                <w:rPr>
                  <w:noProof/>
                  <w:webHidden/>
                </w:rPr>
                <w:delText>3</w:delText>
              </w:r>
              <w:r w:rsidDel="006A44D9">
                <w:rPr>
                  <w:noProof/>
                  <w:webHidden/>
                </w:rPr>
                <w:fldChar w:fldCharType="end"/>
              </w:r>
              <w:r w:rsidRPr="001F1BC0" w:rsidDel="006A44D9">
                <w:rPr>
                  <w:rStyle w:val="Hyperlink"/>
                  <w:noProof/>
                </w:rPr>
                <w:fldChar w:fldCharType="end"/>
              </w:r>
            </w:del>
          </w:ins>
        </w:p>
        <w:p w14:paraId="46A3584C" w14:textId="3858787E" w:rsidR="000A098B" w:rsidDel="006A44D9" w:rsidRDefault="000A098B">
          <w:pPr>
            <w:pStyle w:val="TOC1"/>
            <w:rPr>
              <w:ins w:id="157" w:author="Author"/>
              <w:del w:id="158" w:author="Author"/>
              <w:rFonts w:eastAsiaTheme="minorEastAsia"/>
              <w:noProof/>
              <w:sz w:val="22"/>
              <w:lang w:eastAsia="ja-JP"/>
            </w:rPr>
            <w:pPrChange w:id="159" w:author="Duong Tien" w:date="2020-11-16T16:55:00Z">
              <w:pPr>
                <w:pStyle w:val="TOC2"/>
              </w:pPr>
            </w:pPrChange>
          </w:pPr>
          <w:ins w:id="160" w:author="Author">
            <w:del w:id="161"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"_Toc56437782"</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noProof/>
                </w:rPr>
                <w:delText>Phương pháp thực hiện:</w:delText>
              </w:r>
              <w:r w:rsidDel="006A44D9">
                <w:rPr>
                  <w:noProof/>
                  <w:webHidden/>
                </w:rPr>
                <w:tab/>
              </w:r>
              <w:r w:rsidDel="006A44D9">
                <w:rPr>
                  <w:noProof/>
                  <w:webHidden/>
                </w:rPr>
                <w:fldChar w:fldCharType="begin"/>
              </w:r>
              <w:r w:rsidDel="006A44D9">
                <w:rPr>
                  <w:noProof/>
                  <w:webHidden/>
                </w:rPr>
                <w:delInstrText xml:space="preserve"> PAGEREF _Toc56437782 \h </w:delInstrText>
              </w:r>
            </w:del>
          </w:ins>
          <w:del w:id="162" w:author="Author">
            <w:r w:rsidDel="006A44D9">
              <w:rPr>
                <w:noProof/>
                <w:webHidden/>
              </w:rPr>
            </w:r>
            <w:r w:rsidDel="006A44D9">
              <w:rPr>
                <w:noProof/>
                <w:webHidden/>
              </w:rPr>
              <w:fldChar w:fldCharType="separate"/>
            </w:r>
          </w:del>
          <w:ins w:id="163" w:author="Author">
            <w:del w:id="164" w:author="Author">
              <w:r w:rsidDel="006A44D9">
                <w:rPr>
                  <w:noProof/>
                  <w:webHidden/>
                </w:rPr>
                <w:delText>3</w:delText>
              </w:r>
              <w:r w:rsidDel="006A44D9">
                <w:rPr>
                  <w:noProof/>
                  <w:webHidden/>
                </w:rPr>
                <w:fldChar w:fldCharType="end"/>
              </w:r>
              <w:r w:rsidRPr="001F1BC0" w:rsidDel="006A44D9">
                <w:rPr>
                  <w:rStyle w:val="Hyperlink"/>
                  <w:noProof/>
                </w:rPr>
                <w:fldChar w:fldCharType="end"/>
              </w:r>
            </w:del>
          </w:ins>
        </w:p>
        <w:p w14:paraId="037F3215" w14:textId="40B528A1" w:rsidR="000A098B" w:rsidDel="006A44D9" w:rsidRDefault="000A098B">
          <w:pPr>
            <w:pStyle w:val="TOC1"/>
            <w:rPr>
              <w:ins w:id="165" w:author="Author"/>
              <w:del w:id="166" w:author="Author"/>
              <w:rFonts w:eastAsiaTheme="minorEastAsia"/>
              <w:noProof/>
              <w:sz w:val="22"/>
              <w:lang w:eastAsia="ja-JP"/>
            </w:rPr>
            <w:pPrChange w:id="167" w:author="Duong Tien" w:date="2020-11-16T16:55:00Z">
              <w:pPr>
                <w:pStyle w:val="TOC2"/>
              </w:pPr>
            </w:pPrChange>
          </w:pPr>
          <w:ins w:id="168" w:author="Author">
            <w:del w:id="169"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"_Toc56437783"</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noProof/>
                </w:rPr>
                <w:delText>Ứng dụng:</w:delText>
              </w:r>
              <w:r w:rsidDel="006A44D9">
                <w:rPr>
                  <w:noProof/>
                  <w:webHidden/>
                </w:rPr>
                <w:tab/>
              </w:r>
              <w:r w:rsidDel="006A44D9">
                <w:rPr>
                  <w:noProof/>
                  <w:webHidden/>
                </w:rPr>
                <w:fldChar w:fldCharType="begin"/>
              </w:r>
              <w:r w:rsidDel="006A44D9">
                <w:rPr>
                  <w:noProof/>
                  <w:webHidden/>
                </w:rPr>
                <w:delInstrText xml:space="preserve"> PAGEREF _Toc56437783 \h </w:delInstrText>
              </w:r>
            </w:del>
          </w:ins>
          <w:del w:id="170" w:author="Author">
            <w:r w:rsidDel="006A44D9">
              <w:rPr>
                <w:noProof/>
                <w:webHidden/>
              </w:rPr>
            </w:r>
            <w:r w:rsidDel="006A44D9">
              <w:rPr>
                <w:noProof/>
                <w:webHidden/>
              </w:rPr>
              <w:fldChar w:fldCharType="separate"/>
            </w:r>
          </w:del>
          <w:ins w:id="171" w:author="Author">
            <w:del w:id="172" w:author="Author">
              <w:r w:rsidDel="006A44D9">
                <w:rPr>
                  <w:noProof/>
                  <w:webHidden/>
                </w:rPr>
                <w:delText>3</w:delText>
              </w:r>
              <w:r w:rsidDel="006A44D9">
                <w:rPr>
                  <w:noProof/>
                  <w:webHidden/>
                </w:rPr>
                <w:fldChar w:fldCharType="end"/>
              </w:r>
              <w:r w:rsidRPr="001F1BC0" w:rsidDel="006A44D9">
                <w:rPr>
                  <w:rStyle w:val="Hyperlink"/>
                  <w:noProof/>
                </w:rPr>
                <w:fldChar w:fldCharType="end"/>
              </w:r>
            </w:del>
          </w:ins>
        </w:p>
        <w:p w14:paraId="41B0FFBC" w14:textId="00E491B1" w:rsidR="000A098B" w:rsidDel="006A44D9" w:rsidRDefault="000A098B">
          <w:pPr>
            <w:pStyle w:val="TOC1"/>
            <w:rPr>
              <w:ins w:id="173" w:author="Author"/>
              <w:del w:id="174" w:author="Author"/>
              <w:rFonts w:eastAsiaTheme="minorEastAsia"/>
              <w:noProof/>
              <w:sz w:val="22"/>
              <w:lang w:eastAsia="ja-JP"/>
            </w:rPr>
            <w:pPrChange w:id="175" w:author="Duong Tien" w:date="2020-11-16T16:55:00Z">
              <w:pPr>
                <w:pStyle w:val="TOC1"/>
                <w:tabs>
                  <w:tab w:val="right" w:leader="dot" w:pos="9019"/>
                </w:tabs>
              </w:pPr>
            </w:pPrChange>
          </w:pPr>
          <w:ins w:id="176" w:author="Author">
            <w:del w:id="177"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"_Toc56437784"</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rFonts w:ascii="Times New Roman" w:hAnsi="Times New Roman" w:cs="Times New Roman"/>
                  <w:noProof/>
                </w:rPr>
                <w:delText>Công cụ Tensorflow</w:delText>
              </w:r>
              <w:r w:rsidDel="006A44D9">
                <w:rPr>
                  <w:noProof/>
                  <w:webHidden/>
                </w:rPr>
                <w:tab/>
              </w:r>
              <w:r w:rsidDel="006A44D9">
                <w:rPr>
                  <w:noProof/>
                  <w:webHidden/>
                </w:rPr>
                <w:fldChar w:fldCharType="begin"/>
              </w:r>
              <w:r w:rsidDel="006A44D9">
                <w:rPr>
                  <w:noProof/>
                  <w:webHidden/>
                </w:rPr>
                <w:delInstrText xml:space="preserve"> PAGEREF _Toc56437784 \h </w:delInstrText>
              </w:r>
            </w:del>
          </w:ins>
          <w:del w:id="178" w:author="Author">
            <w:r w:rsidDel="006A44D9">
              <w:rPr>
                <w:noProof/>
                <w:webHidden/>
              </w:rPr>
            </w:r>
            <w:r w:rsidDel="006A44D9">
              <w:rPr>
                <w:noProof/>
                <w:webHidden/>
              </w:rPr>
              <w:fldChar w:fldCharType="separate"/>
            </w:r>
          </w:del>
          <w:ins w:id="179" w:author="Author">
            <w:del w:id="180" w:author="Author">
              <w:r w:rsidDel="006A44D9">
                <w:rPr>
                  <w:noProof/>
                  <w:webHidden/>
                </w:rPr>
                <w:delText>4</w:delText>
              </w:r>
              <w:r w:rsidDel="006A44D9">
                <w:rPr>
                  <w:noProof/>
                  <w:webHidden/>
                </w:rPr>
                <w:fldChar w:fldCharType="end"/>
              </w:r>
              <w:r w:rsidRPr="001F1BC0" w:rsidDel="006A44D9">
                <w:rPr>
                  <w:rStyle w:val="Hyperlink"/>
                  <w:noProof/>
                </w:rPr>
                <w:fldChar w:fldCharType="end"/>
              </w:r>
            </w:del>
          </w:ins>
        </w:p>
        <w:p w14:paraId="3E4F9A4D" w14:textId="6C85B069" w:rsidR="000A098B" w:rsidDel="006A44D9" w:rsidRDefault="000A098B">
          <w:pPr>
            <w:pStyle w:val="TOC1"/>
            <w:rPr>
              <w:ins w:id="181" w:author="Author"/>
              <w:del w:id="182" w:author="Author"/>
              <w:rFonts w:eastAsiaTheme="minorEastAsia"/>
              <w:noProof/>
              <w:sz w:val="22"/>
              <w:lang w:eastAsia="ja-JP"/>
            </w:rPr>
            <w:pPrChange w:id="183" w:author="Duong Tien" w:date="2020-11-16T16:55:00Z">
              <w:pPr>
                <w:pStyle w:val="TOC2"/>
              </w:pPr>
            </w:pPrChange>
          </w:pPr>
          <w:ins w:id="184" w:author="Author">
            <w:del w:id="185"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"_Toc56437785"</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rFonts w:ascii="Times New Roman" w:hAnsi="Times New Roman" w:cs="Times New Roman"/>
                  <w:noProof/>
                </w:rPr>
                <w:delText>1.</w:delText>
              </w:r>
              <w:r w:rsidDel="006A44D9">
                <w:rPr>
                  <w:rFonts w:eastAsiaTheme="minorEastAsia"/>
                  <w:noProof/>
                  <w:sz w:val="22"/>
                  <w:lang w:eastAsia="ja-JP"/>
                </w:rPr>
                <w:tab/>
              </w:r>
              <w:r w:rsidRPr="001F1BC0" w:rsidDel="006A44D9">
                <w:rPr>
                  <w:rStyle w:val="Hyperlink"/>
                  <w:rFonts w:ascii="Times New Roman" w:hAnsi="Times New Roman" w:cs="Times New Roman"/>
                  <w:noProof/>
                </w:rPr>
                <w:delText>Nền tảng xây dựng Tool TensorFlow và khả năng hoạt động của nó</w:delText>
              </w:r>
              <w:r w:rsidDel="006A44D9">
                <w:rPr>
                  <w:noProof/>
                  <w:webHidden/>
                </w:rPr>
                <w:tab/>
              </w:r>
              <w:r w:rsidDel="006A44D9">
                <w:rPr>
                  <w:noProof/>
                  <w:webHidden/>
                </w:rPr>
                <w:fldChar w:fldCharType="begin"/>
              </w:r>
              <w:r w:rsidDel="006A44D9">
                <w:rPr>
                  <w:noProof/>
                  <w:webHidden/>
                </w:rPr>
                <w:delInstrText xml:space="preserve"> PAGEREF _Toc56437785 \h </w:delInstrText>
              </w:r>
            </w:del>
          </w:ins>
          <w:del w:id="186" w:author="Author">
            <w:r w:rsidDel="006A44D9">
              <w:rPr>
                <w:noProof/>
                <w:webHidden/>
              </w:rPr>
            </w:r>
            <w:r w:rsidDel="006A44D9">
              <w:rPr>
                <w:noProof/>
                <w:webHidden/>
              </w:rPr>
              <w:fldChar w:fldCharType="separate"/>
            </w:r>
          </w:del>
          <w:ins w:id="187" w:author="Author">
            <w:del w:id="188" w:author="Author">
              <w:r w:rsidDel="006A44D9">
                <w:rPr>
                  <w:noProof/>
                  <w:webHidden/>
                </w:rPr>
                <w:delText>4</w:delText>
              </w:r>
              <w:r w:rsidDel="006A44D9">
                <w:rPr>
                  <w:noProof/>
                  <w:webHidden/>
                </w:rPr>
                <w:fldChar w:fldCharType="end"/>
              </w:r>
              <w:r w:rsidRPr="001F1BC0" w:rsidDel="006A44D9">
                <w:rPr>
                  <w:rStyle w:val="Hyperlink"/>
                  <w:noProof/>
                </w:rPr>
                <w:fldChar w:fldCharType="end"/>
              </w:r>
            </w:del>
          </w:ins>
        </w:p>
        <w:p w14:paraId="0EDF4EFF" w14:textId="5FCDAC45" w:rsidR="000A098B" w:rsidDel="006A44D9" w:rsidRDefault="000A098B">
          <w:pPr>
            <w:pStyle w:val="TOC1"/>
            <w:rPr>
              <w:ins w:id="189" w:author="Author"/>
              <w:del w:id="190" w:author="Author"/>
              <w:rFonts w:eastAsiaTheme="minorEastAsia"/>
              <w:noProof/>
              <w:sz w:val="22"/>
              <w:lang w:eastAsia="ja-JP"/>
            </w:rPr>
            <w:pPrChange w:id="191" w:author="Duong Tien" w:date="2020-11-16T16:55:00Z">
              <w:pPr>
                <w:pStyle w:val="TOC2"/>
              </w:pPr>
            </w:pPrChange>
          </w:pPr>
          <w:ins w:id="192" w:author="Author">
            <w:del w:id="193"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"_Toc56437786"</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rFonts w:ascii="Times New Roman" w:hAnsi="Times New Roman" w:cs="Times New Roman"/>
                  <w:noProof/>
                </w:rPr>
                <w:delText>2.</w:delText>
              </w:r>
              <w:r w:rsidDel="006A44D9">
                <w:rPr>
                  <w:rFonts w:eastAsiaTheme="minorEastAsia"/>
                  <w:noProof/>
                  <w:sz w:val="22"/>
                  <w:lang w:eastAsia="ja-JP"/>
                </w:rPr>
                <w:tab/>
              </w:r>
              <w:r w:rsidRPr="001F1BC0" w:rsidDel="006A44D9">
                <w:rPr>
                  <w:rStyle w:val="Hyperlink"/>
                  <w:rFonts w:ascii="Times New Roman" w:hAnsi="Times New Roman" w:cs="Times New Roman"/>
                  <w:noProof/>
                </w:rPr>
                <w:delText>Các hỗ trợ từ Tool TensorFlow (hàm, chức năng, cách sử dụng)</w:delText>
              </w:r>
              <w:r w:rsidDel="006A44D9">
                <w:rPr>
                  <w:noProof/>
                  <w:webHidden/>
                </w:rPr>
                <w:tab/>
              </w:r>
              <w:r w:rsidDel="006A44D9">
                <w:rPr>
                  <w:noProof/>
                  <w:webHidden/>
                </w:rPr>
                <w:fldChar w:fldCharType="begin"/>
              </w:r>
              <w:r w:rsidDel="006A44D9">
                <w:rPr>
                  <w:noProof/>
                  <w:webHidden/>
                </w:rPr>
                <w:delInstrText xml:space="preserve"> PAGEREF _Toc56437786 \h </w:delInstrText>
              </w:r>
            </w:del>
          </w:ins>
          <w:del w:id="194" w:author="Author">
            <w:r w:rsidDel="006A44D9">
              <w:rPr>
                <w:noProof/>
                <w:webHidden/>
              </w:rPr>
            </w:r>
            <w:r w:rsidDel="006A44D9">
              <w:rPr>
                <w:noProof/>
                <w:webHidden/>
              </w:rPr>
              <w:fldChar w:fldCharType="separate"/>
            </w:r>
          </w:del>
          <w:ins w:id="195" w:author="Author">
            <w:del w:id="196" w:author="Author">
              <w:r w:rsidDel="006A44D9">
                <w:rPr>
                  <w:noProof/>
                  <w:webHidden/>
                </w:rPr>
                <w:delText>5</w:delText>
              </w:r>
              <w:r w:rsidDel="006A44D9">
                <w:rPr>
                  <w:noProof/>
                  <w:webHidden/>
                </w:rPr>
                <w:fldChar w:fldCharType="end"/>
              </w:r>
              <w:r w:rsidRPr="001F1BC0" w:rsidDel="006A44D9">
                <w:rPr>
                  <w:rStyle w:val="Hyperlink"/>
                  <w:noProof/>
                </w:rPr>
                <w:fldChar w:fldCharType="end"/>
              </w:r>
            </w:del>
          </w:ins>
        </w:p>
        <w:p w14:paraId="27E64A01" w14:textId="7056C448" w:rsidR="000A098B" w:rsidDel="006A44D9" w:rsidRDefault="000A098B">
          <w:pPr>
            <w:pStyle w:val="TOC1"/>
            <w:rPr>
              <w:ins w:id="197" w:author="Author"/>
              <w:del w:id="198" w:author="Author"/>
              <w:rFonts w:eastAsiaTheme="minorEastAsia"/>
              <w:noProof/>
              <w:sz w:val="22"/>
              <w:lang w:eastAsia="ja-JP"/>
            </w:rPr>
            <w:pPrChange w:id="199" w:author="Duong Tien" w:date="2020-11-16T16:55:00Z">
              <w:pPr>
                <w:pStyle w:val="TOC3"/>
                <w:tabs>
                  <w:tab w:val="right" w:leader="dot" w:pos="9019"/>
                </w:tabs>
              </w:pPr>
            </w:pPrChange>
          </w:pPr>
          <w:ins w:id="200" w:author="Author">
            <w:del w:id="201"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"_Toc56437787"</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noProof/>
                </w:rPr>
                <w:delText>Sử dụng Keras cho bài toán Classification</w:delText>
              </w:r>
              <w:r w:rsidDel="006A44D9">
                <w:rPr>
                  <w:noProof/>
                  <w:webHidden/>
                </w:rPr>
                <w:tab/>
              </w:r>
              <w:r w:rsidDel="006A44D9">
                <w:rPr>
                  <w:noProof/>
                  <w:webHidden/>
                </w:rPr>
                <w:fldChar w:fldCharType="begin"/>
              </w:r>
              <w:r w:rsidDel="006A44D9">
                <w:rPr>
                  <w:noProof/>
                  <w:webHidden/>
                </w:rPr>
                <w:delInstrText xml:space="preserve"> PAGEREF _Toc56437787 \h </w:delInstrText>
              </w:r>
            </w:del>
          </w:ins>
          <w:del w:id="202" w:author="Author">
            <w:r w:rsidDel="006A44D9">
              <w:rPr>
                <w:noProof/>
                <w:webHidden/>
              </w:rPr>
            </w:r>
            <w:r w:rsidDel="006A44D9">
              <w:rPr>
                <w:noProof/>
                <w:webHidden/>
              </w:rPr>
              <w:fldChar w:fldCharType="separate"/>
            </w:r>
          </w:del>
          <w:ins w:id="203" w:author="Author">
            <w:del w:id="204" w:author="Author">
              <w:r w:rsidDel="006A44D9">
                <w:rPr>
                  <w:noProof/>
                  <w:webHidden/>
                </w:rPr>
                <w:delText>7</w:delText>
              </w:r>
              <w:r w:rsidDel="006A44D9">
                <w:rPr>
                  <w:noProof/>
                  <w:webHidden/>
                </w:rPr>
                <w:fldChar w:fldCharType="end"/>
              </w:r>
              <w:r w:rsidRPr="001F1BC0" w:rsidDel="006A44D9">
                <w:rPr>
                  <w:rStyle w:val="Hyperlink"/>
                  <w:noProof/>
                </w:rPr>
                <w:fldChar w:fldCharType="end"/>
              </w:r>
            </w:del>
          </w:ins>
        </w:p>
        <w:p w14:paraId="48B1D923" w14:textId="4BB4E99A" w:rsidR="000A098B" w:rsidDel="006A44D9" w:rsidRDefault="000A098B">
          <w:pPr>
            <w:pStyle w:val="TOC1"/>
            <w:rPr>
              <w:ins w:id="205" w:author="Author"/>
              <w:del w:id="206" w:author="Author"/>
              <w:rFonts w:eastAsiaTheme="minorEastAsia"/>
              <w:noProof/>
              <w:sz w:val="22"/>
              <w:lang w:eastAsia="ja-JP"/>
            </w:rPr>
            <w:pPrChange w:id="207" w:author="Duong Tien" w:date="2020-11-16T16:55:00Z">
              <w:pPr>
                <w:pStyle w:val="TOC3"/>
                <w:tabs>
                  <w:tab w:val="right" w:leader="dot" w:pos="9019"/>
                </w:tabs>
              </w:pPr>
            </w:pPrChange>
          </w:pPr>
          <w:ins w:id="208" w:author="Author">
            <w:del w:id="209"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"_Toc56437788"</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noProof/>
                </w:rPr>
                <w:delText>Sử dụng OpenCV cho bài toán Object Detection</w:delText>
              </w:r>
              <w:r w:rsidDel="006A44D9">
                <w:rPr>
                  <w:noProof/>
                  <w:webHidden/>
                </w:rPr>
                <w:tab/>
              </w:r>
              <w:r w:rsidDel="006A44D9">
                <w:rPr>
                  <w:noProof/>
                  <w:webHidden/>
                </w:rPr>
                <w:fldChar w:fldCharType="begin"/>
              </w:r>
              <w:r w:rsidDel="006A44D9">
                <w:rPr>
                  <w:noProof/>
                  <w:webHidden/>
                </w:rPr>
                <w:delInstrText xml:space="preserve"> PAGEREF _Toc56437788 \h </w:delInstrText>
              </w:r>
            </w:del>
          </w:ins>
          <w:del w:id="210" w:author="Author">
            <w:r w:rsidDel="006A44D9">
              <w:rPr>
                <w:noProof/>
                <w:webHidden/>
              </w:rPr>
            </w:r>
            <w:r w:rsidDel="006A44D9">
              <w:rPr>
                <w:noProof/>
                <w:webHidden/>
              </w:rPr>
              <w:fldChar w:fldCharType="separate"/>
            </w:r>
          </w:del>
          <w:ins w:id="211" w:author="Author">
            <w:del w:id="212" w:author="Author">
              <w:r w:rsidDel="006A44D9">
                <w:rPr>
                  <w:noProof/>
                  <w:webHidden/>
                </w:rPr>
                <w:delText>12</w:delText>
              </w:r>
              <w:r w:rsidDel="006A44D9">
                <w:rPr>
                  <w:noProof/>
                  <w:webHidden/>
                </w:rPr>
                <w:fldChar w:fldCharType="end"/>
              </w:r>
              <w:r w:rsidRPr="001F1BC0" w:rsidDel="006A44D9">
                <w:rPr>
                  <w:rStyle w:val="Hyperlink"/>
                  <w:noProof/>
                </w:rPr>
                <w:fldChar w:fldCharType="end"/>
              </w:r>
            </w:del>
          </w:ins>
        </w:p>
        <w:p w14:paraId="69E3E635" w14:textId="7672A510" w:rsidR="000A098B" w:rsidDel="006A44D9" w:rsidRDefault="000A098B">
          <w:pPr>
            <w:pStyle w:val="TOC1"/>
            <w:rPr>
              <w:ins w:id="213" w:author="Author"/>
              <w:del w:id="214" w:author="Author"/>
              <w:rFonts w:eastAsiaTheme="minorEastAsia"/>
              <w:noProof/>
              <w:sz w:val="22"/>
              <w:lang w:eastAsia="ja-JP"/>
            </w:rPr>
            <w:pPrChange w:id="215" w:author="Duong Tien" w:date="2020-11-16T16:55:00Z">
              <w:pPr>
                <w:pStyle w:val="TOC2"/>
              </w:pPr>
            </w:pPrChange>
          </w:pPr>
          <w:ins w:id="216" w:author="Author">
            <w:del w:id="217"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"_Toc56437789"</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rFonts w:ascii="Times New Roman" w:hAnsi="Times New Roman" w:cs="Times New Roman"/>
                  <w:noProof/>
                </w:rPr>
                <w:delText>3.</w:delText>
              </w:r>
              <w:r w:rsidDel="006A44D9">
                <w:rPr>
                  <w:rFonts w:eastAsiaTheme="minorEastAsia"/>
                  <w:noProof/>
                  <w:sz w:val="22"/>
                  <w:lang w:eastAsia="ja-JP"/>
                </w:rPr>
                <w:tab/>
              </w:r>
              <w:r w:rsidRPr="001F1BC0" w:rsidDel="006A44D9">
                <w:rPr>
                  <w:rStyle w:val="Hyperlink"/>
                  <w:rFonts w:ascii="Times New Roman" w:hAnsi="Times New Roman" w:cs="Times New Roman"/>
                  <w:noProof/>
                </w:rPr>
                <w:delText>Xây dựng một ứng dụng dựa trên Tool TensorFlow</w:delText>
              </w:r>
              <w:r w:rsidDel="006A44D9">
                <w:rPr>
                  <w:noProof/>
                  <w:webHidden/>
                </w:rPr>
                <w:tab/>
              </w:r>
              <w:r w:rsidDel="006A44D9">
                <w:rPr>
                  <w:noProof/>
                  <w:webHidden/>
                </w:rPr>
                <w:fldChar w:fldCharType="begin"/>
              </w:r>
              <w:r w:rsidDel="006A44D9">
                <w:rPr>
                  <w:noProof/>
                  <w:webHidden/>
                </w:rPr>
                <w:delInstrText xml:space="preserve"> PAGEREF _Toc56437789 \h </w:delInstrText>
              </w:r>
            </w:del>
          </w:ins>
          <w:del w:id="218" w:author="Author">
            <w:r w:rsidDel="006A44D9">
              <w:rPr>
                <w:noProof/>
                <w:webHidden/>
              </w:rPr>
            </w:r>
            <w:r w:rsidDel="006A44D9">
              <w:rPr>
                <w:noProof/>
                <w:webHidden/>
              </w:rPr>
              <w:fldChar w:fldCharType="separate"/>
            </w:r>
          </w:del>
          <w:ins w:id="219" w:author="Author">
            <w:del w:id="220" w:author="Author">
              <w:r w:rsidDel="006A44D9">
                <w:rPr>
                  <w:noProof/>
                  <w:webHidden/>
                </w:rPr>
                <w:delText>13</w:delText>
              </w:r>
              <w:r w:rsidDel="006A44D9">
                <w:rPr>
                  <w:noProof/>
                  <w:webHidden/>
                </w:rPr>
                <w:fldChar w:fldCharType="end"/>
              </w:r>
              <w:r w:rsidRPr="001F1BC0" w:rsidDel="006A44D9">
                <w:rPr>
                  <w:rStyle w:val="Hyperlink"/>
                  <w:noProof/>
                </w:rPr>
                <w:fldChar w:fldCharType="end"/>
              </w:r>
            </w:del>
          </w:ins>
        </w:p>
        <w:p w14:paraId="67037EEE" w14:textId="783C1F29" w:rsidR="000A098B" w:rsidDel="006A44D9" w:rsidRDefault="000A098B">
          <w:pPr>
            <w:pStyle w:val="TOC1"/>
            <w:rPr>
              <w:ins w:id="221" w:author="Author"/>
              <w:del w:id="222" w:author="Author"/>
              <w:rFonts w:eastAsiaTheme="minorEastAsia"/>
              <w:noProof/>
              <w:sz w:val="22"/>
              <w:lang w:eastAsia="ja-JP"/>
            </w:rPr>
            <w:pPrChange w:id="223" w:author="Duong Tien" w:date="2020-11-16T16:55:00Z">
              <w:pPr>
                <w:pStyle w:val="TOC2"/>
              </w:pPr>
            </w:pPrChange>
          </w:pPr>
          <w:ins w:id="224" w:author="Author">
            <w:del w:id="225"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"_Toc56437790"</w:delInstrText>
              </w:r>
              <w:r w:rsidRPr="001F1BC0" w:rsidDel="006A44D9">
                <w:rPr>
                  <w:rStyle w:val="Hyperlink"/>
                  <w:noProof/>
                </w:rPr>
                <w:delInstrText xml:space="preserve"> </w:delInstrText>
              </w:r>
              <w:r w:rsidRPr="001F1BC0" w:rsidDel="006A44D9">
                <w:rPr>
                  <w:rStyle w:val="Hyperlink"/>
                  <w:noProof/>
                </w:rPr>
                <w:fldChar w:fldCharType="separate"/>
              </w:r>
              <w:r w:rsidDel="006A44D9">
                <w:rPr>
                  <w:noProof/>
                  <w:webHidden/>
                </w:rPr>
                <w:tab/>
              </w:r>
              <w:r w:rsidDel="006A44D9">
                <w:rPr>
                  <w:noProof/>
                  <w:webHidden/>
                </w:rPr>
                <w:fldChar w:fldCharType="begin"/>
              </w:r>
              <w:r w:rsidDel="006A44D9">
                <w:rPr>
                  <w:noProof/>
                  <w:webHidden/>
                </w:rPr>
                <w:delInstrText xml:space="preserve"> PAGEREF _Toc56437790 \h </w:delInstrText>
              </w:r>
            </w:del>
          </w:ins>
          <w:del w:id="226" w:author="Author">
            <w:r w:rsidDel="006A44D9">
              <w:rPr>
                <w:noProof/>
                <w:webHidden/>
              </w:rPr>
            </w:r>
            <w:r w:rsidDel="006A44D9">
              <w:rPr>
                <w:noProof/>
                <w:webHidden/>
              </w:rPr>
              <w:fldChar w:fldCharType="separate"/>
            </w:r>
          </w:del>
          <w:ins w:id="227" w:author="Author">
            <w:del w:id="228" w:author="Author">
              <w:r w:rsidDel="006A44D9">
                <w:rPr>
                  <w:noProof/>
                  <w:webHidden/>
                </w:rPr>
                <w:delText>18</w:delText>
              </w:r>
              <w:r w:rsidDel="006A44D9">
                <w:rPr>
                  <w:noProof/>
                  <w:webHidden/>
                </w:rPr>
                <w:fldChar w:fldCharType="end"/>
              </w:r>
              <w:r w:rsidRPr="001F1BC0" w:rsidDel="006A44D9">
                <w:rPr>
                  <w:rStyle w:val="Hyperlink"/>
                  <w:noProof/>
                </w:rPr>
                <w:fldChar w:fldCharType="end"/>
              </w:r>
            </w:del>
          </w:ins>
        </w:p>
        <w:p w14:paraId="0C295E16" w14:textId="358452BE" w:rsidR="000A098B" w:rsidDel="006A44D9" w:rsidRDefault="000A098B">
          <w:pPr>
            <w:pStyle w:val="TOC1"/>
            <w:rPr>
              <w:ins w:id="229" w:author="Author"/>
              <w:del w:id="230" w:author="Author"/>
              <w:rFonts w:eastAsiaTheme="minorEastAsia"/>
              <w:noProof/>
              <w:sz w:val="22"/>
              <w:lang w:eastAsia="ja-JP"/>
            </w:rPr>
            <w:pPrChange w:id="231" w:author="Duong Tien" w:date="2020-11-16T16:55:00Z">
              <w:pPr>
                <w:pStyle w:val="TOC1"/>
                <w:tabs>
                  <w:tab w:val="right" w:leader="dot" w:pos="9019"/>
                </w:tabs>
              </w:pPr>
            </w:pPrChange>
          </w:pPr>
          <w:ins w:id="232" w:author="Author">
            <w:del w:id="233" w:author="Author">
              <w:r w:rsidRPr="001F1BC0" w:rsidDel="006A44D9">
                <w:rPr>
                  <w:rStyle w:val="Hyperlink"/>
                  <w:noProof/>
                </w:rPr>
                <w:fldChar w:fldCharType="begin"/>
              </w:r>
              <w:r w:rsidRPr="001F1BC0" w:rsidDel="006A44D9">
                <w:rPr>
                  <w:rStyle w:val="Hyperlink"/>
                  <w:noProof/>
                </w:rPr>
                <w:delInstrText xml:space="preserve"> </w:delInstrText>
              </w:r>
              <w:r w:rsidDel="006A44D9">
                <w:rPr>
                  <w:noProof/>
                </w:rPr>
                <w:delInstrText>HYPERLINK \l "_Toc56437791"</w:delInstrText>
              </w:r>
              <w:r w:rsidRPr="001F1BC0" w:rsidDel="006A44D9">
                <w:rPr>
                  <w:rStyle w:val="Hyperlink"/>
                  <w:noProof/>
                </w:rPr>
                <w:delInstrText xml:space="preserve"> </w:delInstrText>
              </w:r>
              <w:r w:rsidRPr="001F1BC0" w:rsidDel="006A44D9">
                <w:rPr>
                  <w:rStyle w:val="Hyperlink"/>
                  <w:noProof/>
                </w:rPr>
                <w:fldChar w:fldCharType="separate"/>
              </w:r>
              <w:r w:rsidRPr="001F1BC0" w:rsidDel="006A44D9">
                <w:rPr>
                  <w:rStyle w:val="Hyperlink"/>
                  <w:rFonts w:ascii="Times New Roman" w:hAnsi="Times New Roman" w:cs="Times New Roman"/>
                  <w:noProof/>
                </w:rPr>
                <w:delText>Hạn chế của đề tài:</w:delText>
              </w:r>
              <w:r w:rsidDel="006A44D9">
                <w:rPr>
                  <w:noProof/>
                  <w:webHidden/>
                </w:rPr>
                <w:tab/>
              </w:r>
              <w:r w:rsidDel="006A44D9">
                <w:rPr>
                  <w:noProof/>
                  <w:webHidden/>
                </w:rPr>
                <w:fldChar w:fldCharType="begin"/>
              </w:r>
              <w:r w:rsidDel="006A44D9">
                <w:rPr>
                  <w:noProof/>
                  <w:webHidden/>
                </w:rPr>
                <w:delInstrText xml:space="preserve"> PAGEREF _Toc56437791 \h </w:delInstrText>
              </w:r>
            </w:del>
          </w:ins>
          <w:del w:id="234" w:author="Author">
            <w:r w:rsidDel="006A44D9">
              <w:rPr>
                <w:noProof/>
                <w:webHidden/>
              </w:rPr>
            </w:r>
            <w:r w:rsidDel="006A44D9">
              <w:rPr>
                <w:noProof/>
                <w:webHidden/>
              </w:rPr>
              <w:fldChar w:fldCharType="separate"/>
            </w:r>
          </w:del>
          <w:ins w:id="235" w:author="Author">
            <w:del w:id="236" w:author="Author">
              <w:r w:rsidDel="006A44D9">
                <w:rPr>
                  <w:noProof/>
                  <w:webHidden/>
                </w:rPr>
                <w:delText>18</w:delText>
              </w:r>
              <w:r w:rsidDel="006A44D9">
                <w:rPr>
                  <w:noProof/>
                  <w:webHidden/>
                </w:rPr>
                <w:fldChar w:fldCharType="end"/>
              </w:r>
              <w:r w:rsidRPr="001F1BC0" w:rsidDel="006A44D9">
                <w:rPr>
                  <w:rStyle w:val="Hyperlink"/>
                  <w:noProof/>
                </w:rPr>
                <w:fldChar w:fldCharType="end"/>
              </w:r>
            </w:del>
          </w:ins>
        </w:p>
        <w:p w14:paraId="234B2782" w14:textId="7EED9A67" w:rsidR="00D02998" w:rsidDel="006A44D9" w:rsidRDefault="00D02998">
          <w:pPr>
            <w:pStyle w:val="TOC1"/>
            <w:rPr>
              <w:ins w:id="237" w:author="Author"/>
              <w:del w:id="238" w:author="Author"/>
              <w:rFonts w:eastAsiaTheme="minorEastAsia"/>
              <w:noProof/>
              <w:sz w:val="22"/>
              <w:lang w:eastAsia="ja-JP"/>
            </w:rPr>
            <w:pPrChange w:id="239" w:author="Duong Tien" w:date="2020-11-16T16:55:00Z">
              <w:pPr>
                <w:pStyle w:val="TOC1"/>
                <w:tabs>
                  <w:tab w:val="right" w:leader="dot" w:pos="9019"/>
                </w:tabs>
              </w:pPr>
            </w:pPrChange>
          </w:pPr>
          <w:ins w:id="240" w:author="Author">
            <w:del w:id="241"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"_Toc56437641"</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rFonts w:ascii="Times New Roman" w:hAnsi="Times New Roman" w:cs="Times New Roman"/>
                  <w:noProof/>
                </w:rPr>
                <w:delText>Lời mở đầu</w:delText>
              </w:r>
              <w:r w:rsidDel="006A44D9">
                <w:rPr>
                  <w:noProof/>
                  <w:webHidden/>
                </w:rPr>
                <w:tab/>
              </w:r>
              <w:r w:rsidDel="006A44D9">
                <w:rPr>
                  <w:noProof/>
                  <w:webHidden/>
                </w:rPr>
                <w:fldChar w:fldCharType="begin"/>
              </w:r>
              <w:r w:rsidDel="006A44D9">
                <w:rPr>
                  <w:noProof/>
                  <w:webHidden/>
                </w:rPr>
                <w:delInstrText xml:space="preserve"> PAGEREF _Toc56437641 \h </w:delInstrText>
              </w:r>
            </w:del>
          </w:ins>
          <w:del w:id="242" w:author="Author">
            <w:r w:rsidDel="006A44D9">
              <w:rPr>
                <w:noProof/>
                <w:webHidden/>
              </w:rPr>
            </w:r>
            <w:r w:rsidDel="006A44D9">
              <w:rPr>
                <w:noProof/>
                <w:webHidden/>
              </w:rPr>
              <w:fldChar w:fldCharType="separate"/>
            </w:r>
          </w:del>
          <w:ins w:id="243" w:author="Author">
            <w:del w:id="244" w:author="Author">
              <w:r w:rsidDel="006A44D9">
                <w:rPr>
                  <w:noProof/>
                  <w:webHidden/>
                </w:rPr>
                <w:delText>3</w:delText>
              </w:r>
              <w:r w:rsidDel="006A44D9">
                <w:rPr>
                  <w:noProof/>
                  <w:webHidden/>
                </w:rPr>
                <w:fldChar w:fldCharType="end"/>
              </w:r>
              <w:r w:rsidRPr="00336A95" w:rsidDel="006A44D9">
                <w:rPr>
                  <w:rStyle w:val="Hyperlink"/>
                  <w:noProof/>
                </w:rPr>
                <w:fldChar w:fldCharType="end"/>
              </w:r>
            </w:del>
          </w:ins>
        </w:p>
        <w:p w14:paraId="15376DA3" w14:textId="7C495614" w:rsidR="00D02998" w:rsidDel="006A44D9" w:rsidRDefault="00D02998">
          <w:pPr>
            <w:pStyle w:val="TOC1"/>
            <w:rPr>
              <w:ins w:id="245" w:author="Author"/>
              <w:del w:id="246" w:author="Author"/>
              <w:rFonts w:eastAsiaTheme="minorEastAsia"/>
              <w:noProof/>
              <w:sz w:val="22"/>
              <w:lang w:eastAsia="ja-JP"/>
            </w:rPr>
            <w:pPrChange w:id="247" w:author="Duong Tien" w:date="2020-11-16T16:55:00Z">
              <w:pPr>
                <w:pStyle w:val="TOC2"/>
              </w:pPr>
            </w:pPrChange>
          </w:pPr>
          <w:ins w:id="248" w:author="Author">
            <w:del w:id="249"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"_Toc56437642"</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noProof/>
                </w:rPr>
                <w:delText>Lý do chọn đề tài:</w:delText>
              </w:r>
              <w:r w:rsidDel="006A44D9">
                <w:rPr>
                  <w:noProof/>
                  <w:webHidden/>
                </w:rPr>
                <w:tab/>
              </w:r>
              <w:r w:rsidDel="006A44D9">
                <w:rPr>
                  <w:noProof/>
                  <w:webHidden/>
                </w:rPr>
                <w:fldChar w:fldCharType="begin"/>
              </w:r>
              <w:r w:rsidDel="006A44D9">
                <w:rPr>
                  <w:noProof/>
                  <w:webHidden/>
                </w:rPr>
                <w:delInstrText xml:space="preserve"> PAGEREF _Toc56437642 \h </w:delInstrText>
              </w:r>
            </w:del>
          </w:ins>
          <w:del w:id="250" w:author="Author">
            <w:r w:rsidDel="006A44D9">
              <w:rPr>
                <w:noProof/>
                <w:webHidden/>
              </w:rPr>
            </w:r>
            <w:r w:rsidDel="006A44D9">
              <w:rPr>
                <w:noProof/>
                <w:webHidden/>
              </w:rPr>
              <w:fldChar w:fldCharType="separate"/>
            </w:r>
          </w:del>
          <w:ins w:id="251" w:author="Author">
            <w:del w:id="252" w:author="Author">
              <w:r w:rsidDel="006A44D9">
                <w:rPr>
                  <w:noProof/>
                  <w:webHidden/>
                </w:rPr>
                <w:delText>3</w:delText>
              </w:r>
              <w:r w:rsidDel="006A44D9">
                <w:rPr>
                  <w:noProof/>
                  <w:webHidden/>
                </w:rPr>
                <w:fldChar w:fldCharType="end"/>
              </w:r>
              <w:r w:rsidRPr="00336A95" w:rsidDel="006A44D9">
                <w:rPr>
                  <w:rStyle w:val="Hyperlink"/>
                  <w:noProof/>
                </w:rPr>
                <w:fldChar w:fldCharType="end"/>
              </w:r>
            </w:del>
          </w:ins>
        </w:p>
        <w:p w14:paraId="0A75BDAA" w14:textId="2478366D" w:rsidR="00D02998" w:rsidDel="006A44D9" w:rsidRDefault="00D02998">
          <w:pPr>
            <w:pStyle w:val="TOC1"/>
            <w:rPr>
              <w:ins w:id="253" w:author="Author"/>
              <w:del w:id="254" w:author="Author"/>
              <w:rFonts w:eastAsiaTheme="minorEastAsia"/>
              <w:noProof/>
              <w:sz w:val="22"/>
              <w:lang w:eastAsia="ja-JP"/>
            </w:rPr>
            <w:pPrChange w:id="255" w:author="Duong Tien" w:date="2020-11-16T16:55:00Z">
              <w:pPr>
                <w:pStyle w:val="TOC2"/>
              </w:pPr>
            </w:pPrChange>
          </w:pPr>
          <w:ins w:id="256" w:author="Author">
            <w:del w:id="257"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"_Toc56437643"</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noProof/>
                </w:rPr>
                <w:delText>Mục tiêu:</w:delText>
              </w:r>
              <w:r w:rsidDel="006A44D9">
                <w:rPr>
                  <w:noProof/>
                  <w:webHidden/>
                </w:rPr>
                <w:tab/>
              </w:r>
              <w:r w:rsidDel="006A44D9">
                <w:rPr>
                  <w:noProof/>
                  <w:webHidden/>
                </w:rPr>
                <w:fldChar w:fldCharType="begin"/>
              </w:r>
              <w:r w:rsidDel="006A44D9">
                <w:rPr>
                  <w:noProof/>
                  <w:webHidden/>
                </w:rPr>
                <w:delInstrText xml:space="preserve"> PAGEREF _Toc56437643 \h </w:delInstrText>
              </w:r>
            </w:del>
          </w:ins>
          <w:del w:id="258" w:author="Author">
            <w:r w:rsidDel="006A44D9">
              <w:rPr>
                <w:noProof/>
                <w:webHidden/>
              </w:rPr>
            </w:r>
            <w:r w:rsidDel="006A44D9">
              <w:rPr>
                <w:noProof/>
                <w:webHidden/>
              </w:rPr>
              <w:fldChar w:fldCharType="separate"/>
            </w:r>
          </w:del>
          <w:ins w:id="259" w:author="Author">
            <w:del w:id="260" w:author="Author">
              <w:r w:rsidDel="006A44D9">
                <w:rPr>
                  <w:noProof/>
                  <w:webHidden/>
                </w:rPr>
                <w:delText>3</w:delText>
              </w:r>
              <w:r w:rsidDel="006A44D9">
                <w:rPr>
                  <w:noProof/>
                  <w:webHidden/>
                </w:rPr>
                <w:fldChar w:fldCharType="end"/>
              </w:r>
              <w:r w:rsidRPr="00336A95" w:rsidDel="006A44D9">
                <w:rPr>
                  <w:rStyle w:val="Hyperlink"/>
                  <w:noProof/>
                </w:rPr>
                <w:fldChar w:fldCharType="end"/>
              </w:r>
            </w:del>
          </w:ins>
        </w:p>
        <w:p w14:paraId="61F9E61E" w14:textId="32CCC280" w:rsidR="00D02998" w:rsidDel="006A44D9" w:rsidRDefault="00D02998">
          <w:pPr>
            <w:pStyle w:val="TOC1"/>
            <w:rPr>
              <w:ins w:id="261" w:author="Author"/>
              <w:del w:id="262" w:author="Author"/>
              <w:rFonts w:eastAsiaTheme="minorEastAsia"/>
              <w:noProof/>
              <w:sz w:val="22"/>
              <w:lang w:eastAsia="ja-JP"/>
            </w:rPr>
            <w:pPrChange w:id="263" w:author="Duong Tien" w:date="2020-11-16T16:55:00Z">
              <w:pPr>
                <w:pStyle w:val="TOC2"/>
              </w:pPr>
            </w:pPrChange>
          </w:pPr>
          <w:ins w:id="264" w:author="Author">
            <w:del w:id="265"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"_Toc56437644"</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noProof/>
                </w:rPr>
                <w:delText>Phương pháp thực hiện:</w:delText>
              </w:r>
              <w:r w:rsidDel="006A44D9">
                <w:rPr>
                  <w:noProof/>
                  <w:webHidden/>
                </w:rPr>
                <w:tab/>
              </w:r>
              <w:r w:rsidDel="006A44D9">
                <w:rPr>
                  <w:noProof/>
                  <w:webHidden/>
                </w:rPr>
                <w:fldChar w:fldCharType="begin"/>
              </w:r>
              <w:r w:rsidDel="006A44D9">
                <w:rPr>
                  <w:noProof/>
                  <w:webHidden/>
                </w:rPr>
                <w:delInstrText xml:space="preserve"> PAGEREF _Toc56437644 \h </w:delInstrText>
              </w:r>
            </w:del>
          </w:ins>
          <w:del w:id="266" w:author="Author">
            <w:r w:rsidDel="006A44D9">
              <w:rPr>
                <w:noProof/>
                <w:webHidden/>
              </w:rPr>
            </w:r>
            <w:r w:rsidDel="006A44D9">
              <w:rPr>
                <w:noProof/>
                <w:webHidden/>
              </w:rPr>
              <w:fldChar w:fldCharType="separate"/>
            </w:r>
          </w:del>
          <w:ins w:id="267" w:author="Author">
            <w:del w:id="268" w:author="Author">
              <w:r w:rsidDel="006A44D9">
                <w:rPr>
                  <w:noProof/>
                  <w:webHidden/>
                </w:rPr>
                <w:delText>3</w:delText>
              </w:r>
              <w:r w:rsidDel="006A44D9">
                <w:rPr>
                  <w:noProof/>
                  <w:webHidden/>
                </w:rPr>
                <w:fldChar w:fldCharType="end"/>
              </w:r>
              <w:r w:rsidRPr="00336A95" w:rsidDel="006A44D9">
                <w:rPr>
                  <w:rStyle w:val="Hyperlink"/>
                  <w:noProof/>
                </w:rPr>
                <w:fldChar w:fldCharType="end"/>
              </w:r>
            </w:del>
          </w:ins>
        </w:p>
        <w:p w14:paraId="4AFDF20D" w14:textId="744E663D" w:rsidR="00D02998" w:rsidDel="006A44D9" w:rsidRDefault="00D02998">
          <w:pPr>
            <w:pStyle w:val="TOC1"/>
            <w:rPr>
              <w:ins w:id="269" w:author="Author"/>
              <w:del w:id="270" w:author="Author"/>
              <w:rFonts w:eastAsiaTheme="minorEastAsia"/>
              <w:noProof/>
              <w:sz w:val="22"/>
              <w:lang w:eastAsia="ja-JP"/>
            </w:rPr>
            <w:pPrChange w:id="271" w:author="Duong Tien" w:date="2020-11-16T16:55:00Z">
              <w:pPr>
                <w:pStyle w:val="TOC2"/>
              </w:pPr>
            </w:pPrChange>
          </w:pPr>
          <w:ins w:id="272" w:author="Author">
            <w:del w:id="273"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"_Toc56437645"</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noProof/>
                </w:rPr>
                <w:delText>Ứng dụng:</w:delText>
              </w:r>
              <w:r w:rsidDel="006A44D9">
                <w:rPr>
                  <w:noProof/>
                  <w:webHidden/>
                </w:rPr>
                <w:tab/>
              </w:r>
              <w:r w:rsidDel="006A44D9">
                <w:rPr>
                  <w:noProof/>
                  <w:webHidden/>
                </w:rPr>
                <w:fldChar w:fldCharType="begin"/>
              </w:r>
              <w:r w:rsidDel="006A44D9">
                <w:rPr>
                  <w:noProof/>
                  <w:webHidden/>
                </w:rPr>
                <w:delInstrText xml:space="preserve"> PAGEREF _Toc56437645 \h </w:delInstrText>
              </w:r>
            </w:del>
          </w:ins>
          <w:del w:id="274" w:author="Author">
            <w:r w:rsidDel="006A44D9">
              <w:rPr>
                <w:noProof/>
                <w:webHidden/>
              </w:rPr>
            </w:r>
            <w:r w:rsidDel="006A44D9">
              <w:rPr>
                <w:noProof/>
                <w:webHidden/>
              </w:rPr>
              <w:fldChar w:fldCharType="separate"/>
            </w:r>
          </w:del>
          <w:ins w:id="275" w:author="Author">
            <w:del w:id="276" w:author="Author">
              <w:r w:rsidDel="006A44D9">
                <w:rPr>
                  <w:noProof/>
                  <w:webHidden/>
                </w:rPr>
                <w:delText>3</w:delText>
              </w:r>
              <w:r w:rsidDel="006A44D9">
                <w:rPr>
                  <w:noProof/>
                  <w:webHidden/>
                </w:rPr>
                <w:fldChar w:fldCharType="end"/>
              </w:r>
              <w:r w:rsidRPr="00336A95" w:rsidDel="006A44D9">
                <w:rPr>
                  <w:rStyle w:val="Hyperlink"/>
                  <w:noProof/>
                </w:rPr>
                <w:fldChar w:fldCharType="end"/>
              </w:r>
            </w:del>
          </w:ins>
        </w:p>
        <w:p w14:paraId="0B3BBECF" w14:textId="06770143" w:rsidR="00D02998" w:rsidDel="006A44D9" w:rsidRDefault="00D02998">
          <w:pPr>
            <w:pStyle w:val="TOC1"/>
            <w:rPr>
              <w:ins w:id="277" w:author="Author"/>
              <w:del w:id="278" w:author="Author"/>
              <w:rFonts w:eastAsiaTheme="minorEastAsia"/>
              <w:noProof/>
              <w:sz w:val="22"/>
              <w:lang w:eastAsia="ja-JP"/>
            </w:rPr>
            <w:pPrChange w:id="279" w:author="Duong Tien" w:date="2020-11-16T16:55:00Z">
              <w:pPr>
                <w:pStyle w:val="TOC1"/>
                <w:tabs>
                  <w:tab w:val="right" w:leader="dot" w:pos="9019"/>
                </w:tabs>
              </w:pPr>
            </w:pPrChange>
          </w:pPr>
          <w:ins w:id="280" w:author="Author">
            <w:del w:id="281"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"_Toc56437646"</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rFonts w:ascii="Times New Roman" w:hAnsi="Times New Roman" w:cs="Times New Roman"/>
                  <w:noProof/>
                </w:rPr>
                <w:delText>Công cụ Tensorflow</w:delText>
              </w:r>
              <w:r w:rsidDel="006A44D9">
                <w:rPr>
                  <w:noProof/>
                  <w:webHidden/>
                </w:rPr>
                <w:tab/>
              </w:r>
              <w:r w:rsidDel="006A44D9">
                <w:rPr>
                  <w:noProof/>
                  <w:webHidden/>
                </w:rPr>
                <w:fldChar w:fldCharType="begin"/>
              </w:r>
              <w:r w:rsidDel="006A44D9">
                <w:rPr>
                  <w:noProof/>
                  <w:webHidden/>
                </w:rPr>
                <w:delInstrText xml:space="preserve"> PAGEREF _Toc56437646 \h </w:delInstrText>
              </w:r>
            </w:del>
          </w:ins>
          <w:del w:id="282" w:author="Author">
            <w:r w:rsidDel="006A44D9">
              <w:rPr>
                <w:noProof/>
                <w:webHidden/>
              </w:rPr>
            </w:r>
            <w:r w:rsidDel="006A44D9">
              <w:rPr>
                <w:noProof/>
                <w:webHidden/>
              </w:rPr>
              <w:fldChar w:fldCharType="separate"/>
            </w:r>
          </w:del>
          <w:ins w:id="283" w:author="Author">
            <w:del w:id="284" w:author="Author">
              <w:r w:rsidDel="006A44D9">
                <w:rPr>
                  <w:noProof/>
                  <w:webHidden/>
                </w:rPr>
                <w:delText>4</w:delText>
              </w:r>
              <w:r w:rsidDel="006A44D9">
                <w:rPr>
                  <w:noProof/>
                  <w:webHidden/>
                </w:rPr>
                <w:fldChar w:fldCharType="end"/>
              </w:r>
              <w:r w:rsidRPr="00336A95" w:rsidDel="006A44D9">
                <w:rPr>
                  <w:rStyle w:val="Hyperlink"/>
                  <w:noProof/>
                </w:rPr>
                <w:fldChar w:fldCharType="end"/>
              </w:r>
            </w:del>
          </w:ins>
        </w:p>
        <w:p w14:paraId="0E13B5C3" w14:textId="1E782336" w:rsidR="00D02998" w:rsidDel="006A44D9" w:rsidRDefault="00D02998">
          <w:pPr>
            <w:pStyle w:val="TOC1"/>
            <w:rPr>
              <w:ins w:id="285" w:author="Author"/>
              <w:del w:id="286" w:author="Author"/>
              <w:rFonts w:eastAsiaTheme="minorEastAsia"/>
              <w:noProof/>
              <w:sz w:val="22"/>
              <w:lang w:eastAsia="ja-JP"/>
            </w:rPr>
            <w:pPrChange w:id="287" w:author="Duong Tien" w:date="2020-11-16T16:55:00Z">
              <w:pPr>
                <w:pStyle w:val="TOC2"/>
              </w:pPr>
            </w:pPrChange>
          </w:pPr>
          <w:ins w:id="288" w:author="Author">
            <w:del w:id="289"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"_Toc56437647"</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rFonts w:ascii="Times New Roman" w:hAnsi="Times New Roman" w:cs="Times New Roman"/>
                  <w:noProof/>
                </w:rPr>
                <w:delText>1.</w:delText>
              </w:r>
              <w:r w:rsidDel="006A44D9">
                <w:rPr>
                  <w:rFonts w:eastAsiaTheme="minorEastAsia"/>
                  <w:noProof/>
                  <w:sz w:val="22"/>
                  <w:lang w:eastAsia="ja-JP"/>
                </w:rPr>
                <w:tab/>
              </w:r>
              <w:r w:rsidRPr="00336A95" w:rsidDel="006A44D9">
                <w:rPr>
                  <w:rStyle w:val="Hyperlink"/>
                  <w:rFonts w:ascii="Times New Roman" w:hAnsi="Times New Roman" w:cs="Times New Roman"/>
                  <w:noProof/>
                </w:rPr>
                <w:delText>Nền tảng xây dựng Tool TensorFlow và khả năng hoạt động của nó</w:delText>
              </w:r>
              <w:r w:rsidDel="006A44D9">
                <w:rPr>
                  <w:noProof/>
                  <w:webHidden/>
                </w:rPr>
                <w:tab/>
              </w:r>
              <w:r w:rsidDel="006A44D9">
                <w:rPr>
                  <w:noProof/>
                  <w:webHidden/>
                </w:rPr>
                <w:fldChar w:fldCharType="begin"/>
              </w:r>
              <w:r w:rsidDel="006A44D9">
                <w:rPr>
                  <w:noProof/>
                  <w:webHidden/>
                </w:rPr>
                <w:delInstrText xml:space="preserve"> PAGEREF _Toc56437647 \h </w:delInstrText>
              </w:r>
            </w:del>
          </w:ins>
          <w:del w:id="290" w:author="Author">
            <w:r w:rsidDel="006A44D9">
              <w:rPr>
                <w:noProof/>
                <w:webHidden/>
              </w:rPr>
            </w:r>
            <w:r w:rsidDel="006A44D9">
              <w:rPr>
                <w:noProof/>
                <w:webHidden/>
              </w:rPr>
              <w:fldChar w:fldCharType="separate"/>
            </w:r>
          </w:del>
          <w:ins w:id="291" w:author="Author">
            <w:del w:id="292" w:author="Author">
              <w:r w:rsidDel="006A44D9">
                <w:rPr>
                  <w:noProof/>
                  <w:webHidden/>
                </w:rPr>
                <w:delText>4</w:delText>
              </w:r>
              <w:r w:rsidDel="006A44D9">
                <w:rPr>
                  <w:noProof/>
                  <w:webHidden/>
                </w:rPr>
                <w:fldChar w:fldCharType="end"/>
              </w:r>
              <w:r w:rsidRPr="00336A95" w:rsidDel="006A44D9">
                <w:rPr>
                  <w:rStyle w:val="Hyperlink"/>
                  <w:noProof/>
                </w:rPr>
                <w:fldChar w:fldCharType="end"/>
              </w:r>
            </w:del>
          </w:ins>
        </w:p>
        <w:p w14:paraId="2530B3E9" w14:textId="01EB871E" w:rsidR="00D02998" w:rsidDel="006A44D9" w:rsidRDefault="00D02998">
          <w:pPr>
            <w:pStyle w:val="TOC1"/>
            <w:rPr>
              <w:ins w:id="293" w:author="Author"/>
              <w:del w:id="294" w:author="Author"/>
              <w:rFonts w:eastAsiaTheme="minorEastAsia"/>
              <w:noProof/>
              <w:sz w:val="22"/>
              <w:lang w:eastAsia="ja-JP"/>
            </w:rPr>
            <w:pPrChange w:id="295" w:author="Duong Tien" w:date="2020-11-16T16:55:00Z">
              <w:pPr>
                <w:pStyle w:val="TOC2"/>
              </w:pPr>
            </w:pPrChange>
          </w:pPr>
          <w:ins w:id="296" w:author="Author">
            <w:del w:id="297"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"_Toc56437648"</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rFonts w:ascii="Times New Roman" w:hAnsi="Times New Roman" w:cs="Times New Roman"/>
                  <w:noProof/>
                </w:rPr>
                <w:delText>2.</w:delText>
              </w:r>
              <w:r w:rsidDel="006A44D9">
                <w:rPr>
                  <w:rFonts w:eastAsiaTheme="minorEastAsia"/>
                  <w:noProof/>
                  <w:sz w:val="22"/>
                  <w:lang w:eastAsia="ja-JP"/>
                </w:rPr>
                <w:tab/>
              </w:r>
              <w:r w:rsidRPr="00336A95" w:rsidDel="006A44D9">
                <w:rPr>
                  <w:rStyle w:val="Hyperlink"/>
                  <w:rFonts w:ascii="Times New Roman" w:hAnsi="Times New Roman" w:cs="Times New Roman"/>
                  <w:noProof/>
                </w:rPr>
                <w:delText>Các hỗ trợ từ Tool TensorFlow (hàm, chức năng, cách sử dụng)</w:delText>
              </w:r>
              <w:r w:rsidDel="006A44D9">
                <w:rPr>
                  <w:noProof/>
                  <w:webHidden/>
                </w:rPr>
                <w:tab/>
              </w:r>
              <w:r w:rsidDel="006A44D9">
                <w:rPr>
                  <w:noProof/>
                  <w:webHidden/>
                </w:rPr>
                <w:fldChar w:fldCharType="begin"/>
              </w:r>
              <w:r w:rsidDel="006A44D9">
                <w:rPr>
                  <w:noProof/>
                  <w:webHidden/>
                </w:rPr>
                <w:delInstrText xml:space="preserve"> PAGEREF _Toc56437648 \h </w:delInstrText>
              </w:r>
            </w:del>
          </w:ins>
          <w:del w:id="298" w:author="Author">
            <w:r w:rsidDel="006A44D9">
              <w:rPr>
                <w:noProof/>
                <w:webHidden/>
              </w:rPr>
            </w:r>
            <w:r w:rsidDel="006A44D9">
              <w:rPr>
                <w:noProof/>
                <w:webHidden/>
              </w:rPr>
              <w:fldChar w:fldCharType="separate"/>
            </w:r>
          </w:del>
          <w:ins w:id="299" w:author="Author">
            <w:del w:id="300" w:author="Author">
              <w:r w:rsidDel="006A44D9">
                <w:rPr>
                  <w:noProof/>
                  <w:webHidden/>
                </w:rPr>
                <w:delText>5</w:delText>
              </w:r>
              <w:r w:rsidDel="006A44D9">
                <w:rPr>
                  <w:noProof/>
                  <w:webHidden/>
                </w:rPr>
                <w:fldChar w:fldCharType="end"/>
              </w:r>
              <w:r w:rsidRPr="00336A95" w:rsidDel="006A44D9">
                <w:rPr>
                  <w:rStyle w:val="Hyperlink"/>
                  <w:noProof/>
                </w:rPr>
                <w:fldChar w:fldCharType="end"/>
              </w:r>
            </w:del>
          </w:ins>
        </w:p>
        <w:p w14:paraId="5872C2B7" w14:textId="43AB3BBA" w:rsidR="00D02998" w:rsidDel="006A44D9" w:rsidRDefault="00D02998">
          <w:pPr>
            <w:pStyle w:val="TOC1"/>
            <w:rPr>
              <w:ins w:id="301" w:author="Author"/>
              <w:del w:id="302" w:author="Author"/>
              <w:noProof/>
            </w:rPr>
            <w:pPrChange w:id="303" w:author="Duong Tien" w:date="2020-11-16T16:55:00Z">
              <w:pPr>
                <w:pStyle w:val="TOC3"/>
                <w:tabs>
                  <w:tab w:val="right" w:leader="dot" w:pos="9019"/>
                </w:tabs>
              </w:pPr>
            </w:pPrChange>
          </w:pPr>
          <w:ins w:id="304" w:author="Author">
            <w:del w:id="305"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"_Toc56437649"</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noProof/>
                </w:rPr>
                <w:delText>Sử dụng Keras cho bài toán Classification</w:delText>
              </w:r>
              <w:r w:rsidDel="006A44D9">
                <w:rPr>
                  <w:noProof/>
                  <w:webHidden/>
                </w:rPr>
                <w:tab/>
              </w:r>
              <w:r w:rsidDel="006A44D9">
                <w:rPr>
                  <w:noProof/>
                  <w:webHidden/>
                </w:rPr>
                <w:fldChar w:fldCharType="begin"/>
              </w:r>
              <w:r w:rsidDel="006A44D9">
                <w:rPr>
                  <w:noProof/>
                  <w:webHidden/>
                </w:rPr>
                <w:delInstrText xml:space="preserve"> PAGEREF _Toc56437649 \h </w:delInstrText>
              </w:r>
            </w:del>
          </w:ins>
          <w:del w:id="306" w:author="Author">
            <w:r w:rsidDel="006A44D9">
              <w:rPr>
                <w:noProof/>
                <w:webHidden/>
              </w:rPr>
            </w:r>
            <w:r w:rsidDel="006A44D9">
              <w:rPr>
                <w:noProof/>
                <w:webHidden/>
              </w:rPr>
              <w:fldChar w:fldCharType="separate"/>
            </w:r>
          </w:del>
          <w:ins w:id="307" w:author="Author">
            <w:del w:id="308" w:author="Author">
              <w:r w:rsidDel="006A44D9">
                <w:rPr>
                  <w:noProof/>
                  <w:webHidden/>
                </w:rPr>
                <w:delText>7</w:delText>
              </w:r>
              <w:r w:rsidDel="006A44D9">
                <w:rPr>
                  <w:noProof/>
                  <w:webHidden/>
                </w:rPr>
                <w:fldChar w:fldCharType="end"/>
              </w:r>
              <w:r w:rsidRPr="00336A95" w:rsidDel="006A44D9">
                <w:rPr>
                  <w:rStyle w:val="Hyperlink"/>
                  <w:noProof/>
                </w:rPr>
                <w:fldChar w:fldCharType="end"/>
              </w:r>
            </w:del>
          </w:ins>
        </w:p>
        <w:p w14:paraId="45A4D4DA" w14:textId="1B1F2066" w:rsidR="00D02998" w:rsidDel="006A44D9" w:rsidRDefault="00D02998">
          <w:pPr>
            <w:pStyle w:val="TOC1"/>
            <w:rPr>
              <w:ins w:id="309" w:author="Author"/>
              <w:del w:id="310" w:author="Author"/>
              <w:noProof/>
            </w:rPr>
            <w:pPrChange w:id="311" w:author="Duong Tien" w:date="2020-11-16T16:55:00Z">
              <w:pPr>
                <w:pStyle w:val="TOC3"/>
                <w:tabs>
                  <w:tab w:val="right" w:leader="dot" w:pos="9019"/>
                </w:tabs>
              </w:pPr>
            </w:pPrChange>
          </w:pPr>
          <w:ins w:id="312" w:author="Author">
            <w:del w:id="313"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"_Toc56437650"</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noProof/>
                </w:rPr>
                <w:delText>Sử dụng OpenCV cho bài toán Object Detection</w:delText>
              </w:r>
              <w:r w:rsidDel="006A44D9">
                <w:rPr>
                  <w:noProof/>
                  <w:webHidden/>
                </w:rPr>
                <w:tab/>
              </w:r>
              <w:r w:rsidDel="006A44D9">
                <w:rPr>
                  <w:noProof/>
                  <w:webHidden/>
                </w:rPr>
                <w:fldChar w:fldCharType="begin"/>
              </w:r>
              <w:r w:rsidDel="006A44D9">
                <w:rPr>
                  <w:noProof/>
                  <w:webHidden/>
                </w:rPr>
                <w:delInstrText xml:space="preserve"> PAGEREF _Toc56437650 \h </w:delInstrText>
              </w:r>
            </w:del>
          </w:ins>
          <w:del w:id="314" w:author="Author">
            <w:r w:rsidDel="006A44D9">
              <w:rPr>
                <w:noProof/>
                <w:webHidden/>
              </w:rPr>
            </w:r>
            <w:r w:rsidDel="006A44D9">
              <w:rPr>
                <w:noProof/>
                <w:webHidden/>
              </w:rPr>
              <w:fldChar w:fldCharType="separate"/>
            </w:r>
          </w:del>
          <w:ins w:id="315" w:author="Author">
            <w:del w:id="316" w:author="Author">
              <w:r w:rsidDel="006A44D9">
                <w:rPr>
                  <w:noProof/>
                  <w:webHidden/>
                </w:rPr>
                <w:delText>12</w:delText>
              </w:r>
              <w:r w:rsidDel="006A44D9">
                <w:rPr>
                  <w:noProof/>
                  <w:webHidden/>
                </w:rPr>
                <w:fldChar w:fldCharType="end"/>
              </w:r>
              <w:r w:rsidRPr="00336A95" w:rsidDel="006A44D9">
                <w:rPr>
                  <w:rStyle w:val="Hyperlink"/>
                  <w:noProof/>
                </w:rPr>
                <w:fldChar w:fldCharType="end"/>
              </w:r>
            </w:del>
          </w:ins>
        </w:p>
        <w:p w14:paraId="5F867806" w14:textId="142A9AA9" w:rsidR="00D02998" w:rsidDel="006A44D9" w:rsidRDefault="00D02998">
          <w:pPr>
            <w:pStyle w:val="TOC1"/>
            <w:rPr>
              <w:ins w:id="317" w:author="Author"/>
              <w:del w:id="318" w:author="Author"/>
              <w:rFonts w:eastAsiaTheme="minorEastAsia"/>
              <w:noProof/>
              <w:sz w:val="22"/>
              <w:lang w:eastAsia="ja-JP"/>
            </w:rPr>
            <w:pPrChange w:id="319" w:author="Duong Tien" w:date="2020-11-16T16:55:00Z">
              <w:pPr>
                <w:pStyle w:val="TOC2"/>
              </w:pPr>
            </w:pPrChange>
          </w:pPr>
          <w:ins w:id="320" w:author="Author">
            <w:del w:id="321"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"_Toc56437651"</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rFonts w:ascii="Times New Roman" w:hAnsi="Times New Roman" w:cs="Times New Roman"/>
                  <w:noProof/>
                </w:rPr>
                <w:delText>3.</w:delText>
              </w:r>
              <w:r w:rsidDel="006A44D9">
                <w:rPr>
                  <w:rFonts w:eastAsiaTheme="minorEastAsia"/>
                  <w:noProof/>
                  <w:sz w:val="22"/>
                  <w:lang w:eastAsia="ja-JP"/>
                </w:rPr>
                <w:tab/>
              </w:r>
              <w:r w:rsidRPr="00336A95" w:rsidDel="006A44D9">
                <w:rPr>
                  <w:rStyle w:val="Hyperlink"/>
                  <w:rFonts w:ascii="Times New Roman" w:hAnsi="Times New Roman" w:cs="Times New Roman"/>
                  <w:noProof/>
                </w:rPr>
                <w:delText>Xây dựng một ứng dụng dựa trên Tool TensorFlow</w:delText>
              </w:r>
              <w:r w:rsidDel="006A44D9">
                <w:rPr>
                  <w:noProof/>
                  <w:webHidden/>
                </w:rPr>
                <w:tab/>
              </w:r>
              <w:r w:rsidDel="006A44D9">
                <w:rPr>
                  <w:noProof/>
                  <w:webHidden/>
                </w:rPr>
                <w:fldChar w:fldCharType="begin"/>
              </w:r>
              <w:r w:rsidDel="006A44D9">
                <w:rPr>
                  <w:noProof/>
                  <w:webHidden/>
                </w:rPr>
                <w:delInstrText xml:space="preserve"> PAGEREF _Toc56437651 \h </w:delInstrText>
              </w:r>
            </w:del>
          </w:ins>
          <w:del w:id="322" w:author="Author">
            <w:r w:rsidDel="006A44D9">
              <w:rPr>
                <w:noProof/>
                <w:webHidden/>
              </w:rPr>
            </w:r>
            <w:r w:rsidDel="006A44D9">
              <w:rPr>
                <w:noProof/>
                <w:webHidden/>
              </w:rPr>
              <w:fldChar w:fldCharType="separate"/>
            </w:r>
          </w:del>
          <w:ins w:id="323" w:author="Author">
            <w:del w:id="324" w:author="Author">
              <w:r w:rsidDel="006A44D9">
                <w:rPr>
                  <w:noProof/>
                  <w:webHidden/>
                </w:rPr>
                <w:delText>13</w:delText>
              </w:r>
              <w:r w:rsidDel="006A44D9">
                <w:rPr>
                  <w:noProof/>
                  <w:webHidden/>
                </w:rPr>
                <w:fldChar w:fldCharType="end"/>
              </w:r>
              <w:r w:rsidRPr="00336A95" w:rsidDel="006A44D9">
                <w:rPr>
                  <w:rStyle w:val="Hyperlink"/>
                  <w:noProof/>
                </w:rPr>
                <w:fldChar w:fldCharType="end"/>
              </w:r>
            </w:del>
          </w:ins>
        </w:p>
        <w:p w14:paraId="44B76D4C" w14:textId="4D718463" w:rsidR="00D02998" w:rsidDel="006A44D9" w:rsidRDefault="00D02998">
          <w:pPr>
            <w:pStyle w:val="TOC1"/>
            <w:rPr>
              <w:ins w:id="325" w:author="Author"/>
              <w:del w:id="326" w:author="Author"/>
              <w:rFonts w:eastAsiaTheme="minorEastAsia"/>
              <w:noProof/>
              <w:sz w:val="22"/>
              <w:lang w:eastAsia="ja-JP"/>
            </w:rPr>
            <w:pPrChange w:id="327" w:author="Duong Tien" w:date="2020-11-16T16:55:00Z">
              <w:pPr>
                <w:pStyle w:val="TOC2"/>
              </w:pPr>
            </w:pPrChange>
          </w:pPr>
          <w:ins w:id="328" w:author="Author">
            <w:del w:id="329"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"_Toc56437652"</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Del="006A44D9">
                <w:rPr>
                  <w:noProof/>
                  <w:webHidden/>
                </w:rPr>
                <w:tab/>
              </w:r>
              <w:r w:rsidDel="006A44D9">
                <w:rPr>
                  <w:noProof/>
                  <w:webHidden/>
                </w:rPr>
                <w:fldChar w:fldCharType="begin"/>
              </w:r>
              <w:r w:rsidDel="006A44D9">
                <w:rPr>
                  <w:noProof/>
                  <w:webHidden/>
                </w:rPr>
                <w:delInstrText xml:space="preserve"> PAGEREF _Toc56437652 \h </w:delInstrText>
              </w:r>
            </w:del>
          </w:ins>
          <w:del w:id="330" w:author="Author">
            <w:r w:rsidDel="006A44D9">
              <w:rPr>
                <w:noProof/>
                <w:webHidden/>
              </w:rPr>
            </w:r>
            <w:r w:rsidDel="006A44D9">
              <w:rPr>
                <w:noProof/>
                <w:webHidden/>
              </w:rPr>
              <w:fldChar w:fldCharType="separate"/>
            </w:r>
          </w:del>
          <w:ins w:id="331" w:author="Author">
            <w:del w:id="332" w:author="Author">
              <w:r w:rsidDel="006A44D9">
                <w:rPr>
                  <w:noProof/>
                  <w:webHidden/>
                </w:rPr>
                <w:delText>18</w:delText>
              </w:r>
              <w:r w:rsidDel="006A44D9">
                <w:rPr>
                  <w:noProof/>
                  <w:webHidden/>
                </w:rPr>
                <w:fldChar w:fldCharType="end"/>
              </w:r>
              <w:r w:rsidRPr="00336A95" w:rsidDel="006A44D9">
                <w:rPr>
                  <w:rStyle w:val="Hyperlink"/>
                  <w:noProof/>
                </w:rPr>
                <w:fldChar w:fldCharType="end"/>
              </w:r>
            </w:del>
          </w:ins>
        </w:p>
        <w:p w14:paraId="4BE8E4C2" w14:textId="16F0B531" w:rsidR="00D02998" w:rsidDel="006A44D9" w:rsidRDefault="00D02998">
          <w:pPr>
            <w:pStyle w:val="TOC1"/>
            <w:rPr>
              <w:ins w:id="333" w:author="Author"/>
              <w:del w:id="334" w:author="Author"/>
              <w:rFonts w:eastAsiaTheme="minorEastAsia"/>
              <w:noProof/>
              <w:sz w:val="22"/>
              <w:lang w:eastAsia="ja-JP"/>
            </w:rPr>
            <w:pPrChange w:id="335" w:author="Duong Tien" w:date="2020-11-16T16:55:00Z">
              <w:pPr>
                <w:pStyle w:val="TOC1"/>
                <w:tabs>
                  <w:tab w:val="right" w:leader="dot" w:pos="9019"/>
                </w:tabs>
              </w:pPr>
            </w:pPrChange>
          </w:pPr>
          <w:ins w:id="336" w:author="Author">
            <w:del w:id="337" w:author="Author">
              <w:r w:rsidRPr="00336A95" w:rsidDel="006A44D9">
                <w:rPr>
                  <w:rStyle w:val="Hyperlink"/>
                  <w:noProof/>
                </w:rPr>
                <w:fldChar w:fldCharType="begin"/>
              </w:r>
              <w:r w:rsidRPr="00336A95" w:rsidDel="006A44D9">
                <w:rPr>
                  <w:rStyle w:val="Hyperlink"/>
                  <w:noProof/>
                </w:rPr>
                <w:delInstrText xml:space="preserve"> </w:delInstrText>
              </w:r>
              <w:r w:rsidDel="006A44D9">
                <w:rPr>
                  <w:noProof/>
                </w:rPr>
                <w:delInstrText>HYPERLINK \l "_Toc56437653"</w:delInstrText>
              </w:r>
              <w:r w:rsidRPr="00336A95" w:rsidDel="006A44D9">
                <w:rPr>
                  <w:rStyle w:val="Hyperlink"/>
                  <w:noProof/>
                </w:rPr>
                <w:delInstrText xml:space="preserve"> </w:delInstrText>
              </w:r>
              <w:r w:rsidRPr="00336A95" w:rsidDel="006A44D9">
                <w:rPr>
                  <w:rStyle w:val="Hyperlink"/>
                  <w:noProof/>
                </w:rPr>
                <w:fldChar w:fldCharType="separate"/>
              </w:r>
              <w:r w:rsidR="000A098B" w:rsidDel="006A44D9">
                <w:rPr>
                  <w:rStyle w:val="Hyperlink"/>
                  <w:b/>
                  <w:bCs/>
                  <w:noProof/>
                </w:rPr>
                <w:delText>Error! Hyperlink reference not valid.</w:delText>
              </w:r>
              <w:r w:rsidRPr="00336A95" w:rsidDel="006A44D9">
                <w:rPr>
                  <w:rStyle w:val="Hyperlink"/>
                  <w:rFonts w:ascii="Times New Roman" w:hAnsi="Times New Roman" w:cs="Times New Roman"/>
                  <w:noProof/>
                </w:rPr>
                <w:delText>HẠn chế của đề tài:</w:delText>
              </w:r>
              <w:r w:rsidDel="006A44D9">
                <w:rPr>
                  <w:noProof/>
                  <w:webHidden/>
                </w:rPr>
                <w:tab/>
              </w:r>
              <w:r w:rsidDel="006A44D9">
                <w:rPr>
                  <w:noProof/>
                  <w:webHidden/>
                </w:rPr>
                <w:fldChar w:fldCharType="begin"/>
              </w:r>
              <w:r w:rsidDel="006A44D9">
                <w:rPr>
                  <w:noProof/>
                  <w:webHidden/>
                </w:rPr>
                <w:delInstrText xml:space="preserve"> PAGEREF _Toc56437653 \h </w:delInstrText>
              </w:r>
            </w:del>
          </w:ins>
          <w:del w:id="338" w:author="Author">
            <w:r w:rsidDel="006A44D9">
              <w:rPr>
                <w:noProof/>
                <w:webHidden/>
              </w:rPr>
            </w:r>
            <w:r w:rsidDel="006A44D9">
              <w:rPr>
                <w:noProof/>
                <w:webHidden/>
              </w:rPr>
              <w:fldChar w:fldCharType="separate"/>
            </w:r>
          </w:del>
          <w:ins w:id="339" w:author="Author">
            <w:del w:id="340" w:author="Author">
              <w:r w:rsidDel="006A44D9">
                <w:rPr>
                  <w:noProof/>
                  <w:webHidden/>
                </w:rPr>
                <w:delText>18</w:delText>
              </w:r>
              <w:r w:rsidDel="006A44D9">
                <w:rPr>
                  <w:noProof/>
                  <w:webHidden/>
                </w:rPr>
                <w:fldChar w:fldCharType="end"/>
              </w:r>
              <w:r w:rsidRPr="00336A95" w:rsidDel="006A44D9">
                <w:rPr>
                  <w:rStyle w:val="Hyperlink"/>
                  <w:noProof/>
                </w:rPr>
                <w:fldChar w:fldCharType="end"/>
              </w:r>
            </w:del>
          </w:ins>
        </w:p>
        <w:p w14:paraId="1A6B5048" w14:textId="2B63C981" w:rsidR="003D68DE" w:rsidDel="006A44D9" w:rsidRDefault="003D68DE">
          <w:pPr>
            <w:pStyle w:val="TOC1"/>
            <w:rPr>
              <w:del w:id="341" w:author="Author"/>
              <w:rFonts w:eastAsiaTheme="minorEastAsia"/>
              <w:noProof/>
            </w:rPr>
            <w:pPrChange w:id="342" w:author="Duong Tien" w:date="2020-11-16T16:55:00Z">
              <w:pPr>
                <w:pStyle w:val="TOC1"/>
                <w:tabs>
                  <w:tab w:val="right" w:leader="dot" w:pos="9019"/>
                </w:tabs>
              </w:pPr>
            </w:pPrChange>
          </w:pPr>
          <w:del w:id="343"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"_Toc56433668"</w:delInstrText>
            </w:r>
            <w:r w:rsidRPr="0003232B" w:rsidDel="006A44D9">
              <w:rPr>
                <w:rStyle w:val="Hyperlink"/>
                <w:noProof/>
              </w:rPr>
              <w:delInstrText xml:space="preserve"> </w:delInstrText>
            </w:r>
            <w:r w:rsidRPr="0003232B" w:rsidDel="006A44D9">
              <w:rPr>
                <w:rStyle w:val="Hyperlink"/>
                <w:noProof/>
              </w:rPr>
              <w:fldChar w:fldCharType="separate"/>
            </w:r>
          </w:del>
          <w:ins w:id="344" w:author="Author">
            <w:del w:id="345"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46" w:author="Author">
            <w:r w:rsidRPr="0003232B" w:rsidDel="006A44D9">
              <w:rPr>
                <w:rStyle w:val="Hyperlink"/>
                <w:rFonts w:ascii="Times New Roman" w:hAnsi="Times New Roman" w:cs="Times New Roman"/>
                <w:noProof/>
              </w:rPr>
              <w:delText>Lời mở đầu</w:delText>
            </w:r>
            <w:r w:rsidDel="006A44D9">
              <w:rPr>
                <w:noProof/>
                <w:webHidden/>
              </w:rPr>
              <w:tab/>
            </w:r>
            <w:r w:rsidDel="006A44D9">
              <w:rPr>
                <w:noProof/>
                <w:webHidden/>
              </w:rPr>
              <w:fldChar w:fldCharType="begin"/>
            </w:r>
            <w:r w:rsidDel="006A44D9">
              <w:rPr>
                <w:noProof/>
                <w:webHidden/>
              </w:rPr>
              <w:delInstrText xml:space="preserve"> PAGEREF _Toc56433668 \h </w:delInstrText>
            </w:r>
            <w:r w:rsidDel="006A44D9">
              <w:rPr>
                <w:noProof/>
                <w:webHidden/>
              </w:rPr>
            </w:r>
            <w:r w:rsidDel="006A44D9">
              <w:rPr>
                <w:noProof/>
                <w:webHidden/>
              </w:rPr>
              <w:fldChar w:fldCharType="separate"/>
            </w:r>
            <w:r w:rsidDel="006A44D9">
              <w:rPr>
                <w:noProof/>
                <w:webHidden/>
              </w:rPr>
              <w:delText>3</w:delText>
            </w:r>
            <w:r w:rsidDel="006A44D9">
              <w:rPr>
                <w:noProof/>
                <w:webHidden/>
              </w:rPr>
              <w:fldChar w:fldCharType="end"/>
            </w:r>
            <w:r w:rsidRPr="0003232B" w:rsidDel="006A44D9">
              <w:rPr>
                <w:rStyle w:val="Hyperlink"/>
                <w:noProof/>
              </w:rPr>
              <w:fldChar w:fldCharType="end"/>
            </w:r>
          </w:del>
        </w:p>
        <w:p w14:paraId="21F38923" w14:textId="2E363640" w:rsidR="003D68DE" w:rsidDel="006A44D9" w:rsidRDefault="003D68DE">
          <w:pPr>
            <w:pStyle w:val="TOC1"/>
            <w:rPr>
              <w:del w:id="347" w:author="Author"/>
              <w:rFonts w:eastAsiaTheme="minorEastAsia"/>
              <w:noProof/>
            </w:rPr>
            <w:pPrChange w:id="348" w:author="Duong Tien" w:date="2020-11-16T16:55:00Z">
              <w:pPr>
                <w:pStyle w:val="TOC1"/>
                <w:tabs>
                  <w:tab w:val="right" w:leader="dot" w:pos="9019"/>
                </w:tabs>
              </w:pPr>
            </w:pPrChange>
          </w:pPr>
          <w:del w:id="349"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"_Toc56433669"</w:delInstrText>
            </w:r>
            <w:r w:rsidRPr="0003232B" w:rsidDel="006A44D9">
              <w:rPr>
                <w:rStyle w:val="Hyperlink"/>
                <w:noProof/>
              </w:rPr>
              <w:delInstrText xml:space="preserve"> </w:delInstrText>
            </w:r>
            <w:r w:rsidRPr="0003232B" w:rsidDel="006A44D9">
              <w:rPr>
                <w:rStyle w:val="Hyperlink"/>
                <w:noProof/>
              </w:rPr>
              <w:fldChar w:fldCharType="separate"/>
            </w:r>
          </w:del>
          <w:ins w:id="350" w:author="Author">
            <w:del w:id="351"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52" w:author="Author">
            <w:r w:rsidRPr="0003232B" w:rsidDel="006A44D9">
              <w:rPr>
                <w:rStyle w:val="Hyperlink"/>
                <w:rFonts w:ascii="Times New Roman" w:hAnsi="Times New Roman" w:cs="Times New Roman"/>
                <w:noProof/>
              </w:rPr>
              <w:delText>Công cụ Tensorflow</w:delText>
            </w:r>
            <w:r w:rsidDel="006A44D9">
              <w:rPr>
                <w:noProof/>
                <w:webHidden/>
              </w:rPr>
              <w:tab/>
            </w:r>
            <w:r w:rsidDel="006A44D9">
              <w:rPr>
                <w:noProof/>
                <w:webHidden/>
              </w:rPr>
              <w:fldChar w:fldCharType="begin"/>
            </w:r>
            <w:r w:rsidDel="006A44D9">
              <w:rPr>
                <w:noProof/>
                <w:webHidden/>
              </w:rPr>
              <w:delInstrText xml:space="preserve"> PAGEREF _Toc56433669 \h </w:delInstrText>
            </w:r>
            <w:r w:rsidDel="006A44D9">
              <w:rPr>
                <w:noProof/>
                <w:webHidden/>
              </w:rPr>
            </w:r>
            <w:r w:rsidDel="006A44D9">
              <w:rPr>
                <w:noProof/>
                <w:webHidden/>
              </w:rPr>
              <w:fldChar w:fldCharType="separate"/>
            </w:r>
            <w:r w:rsidDel="006A44D9">
              <w:rPr>
                <w:noProof/>
                <w:webHidden/>
              </w:rPr>
              <w:delText>4</w:delText>
            </w:r>
            <w:r w:rsidDel="006A44D9">
              <w:rPr>
                <w:noProof/>
                <w:webHidden/>
              </w:rPr>
              <w:fldChar w:fldCharType="end"/>
            </w:r>
            <w:r w:rsidRPr="0003232B" w:rsidDel="006A44D9">
              <w:rPr>
                <w:rStyle w:val="Hyperlink"/>
                <w:noProof/>
              </w:rPr>
              <w:fldChar w:fldCharType="end"/>
            </w:r>
          </w:del>
        </w:p>
        <w:p w14:paraId="16E0D949" w14:textId="70CC0DAA" w:rsidR="003D68DE" w:rsidDel="006A44D9" w:rsidRDefault="003D68DE">
          <w:pPr>
            <w:pStyle w:val="TOC1"/>
            <w:rPr>
              <w:del w:id="353" w:author="Author"/>
              <w:rFonts w:eastAsiaTheme="minorEastAsia"/>
              <w:noProof/>
            </w:rPr>
            <w:pPrChange w:id="354" w:author="Duong Tien" w:date="2020-11-16T16:55:00Z">
              <w:pPr>
                <w:pStyle w:val="TOC2"/>
              </w:pPr>
            </w:pPrChange>
          </w:pPr>
          <w:del w:id="355"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"_Toc56433670"</w:delInstrText>
            </w:r>
            <w:r w:rsidRPr="0003232B" w:rsidDel="006A44D9">
              <w:rPr>
                <w:rStyle w:val="Hyperlink"/>
                <w:noProof/>
              </w:rPr>
              <w:delInstrText xml:space="preserve"> </w:delInstrText>
            </w:r>
            <w:r w:rsidRPr="0003232B" w:rsidDel="006A44D9">
              <w:rPr>
                <w:rStyle w:val="Hyperlink"/>
                <w:noProof/>
              </w:rPr>
              <w:fldChar w:fldCharType="separate"/>
            </w:r>
          </w:del>
          <w:ins w:id="356" w:author="Author">
            <w:del w:id="357"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58" w:author="Author">
            <w:r w:rsidRPr="0003232B" w:rsidDel="006A44D9">
              <w:rPr>
                <w:rStyle w:val="Hyperlink"/>
                <w:rFonts w:ascii="Times New Roman" w:hAnsi="Times New Roman" w:cs="Times New Roman"/>
                <w:noProof/>
              </w:rPr>
              <w:delText>1.</w:delText>
            </w:r>
            <w:r w:rsidDel="006A44D9">
              <w:rPr>
                <w:rFonts w:eastAsiaTheme="minorEastAsia"/>
                <w:noProof/>
              </w:rPr>
              <w:tab/>
            </w:r>
            <w:r w:rsidRPr="0003232B" w:rsidDel="006A44D9">
              <w:rPr>
                <w:rStyle w:val="Hyperlink"/>
                <w:rFonts w:ascii="Times New Roman" w:hAnsi="Times New Roman" w:cs="Times New Roman"/>
                <w:noProof/>
              </w:rPr>
              <w:delText>Nền tảng xây dựng Tool TensorFlow và khả năng hoạt động của nó</w:delText>
            </w:r>
            <w:r w:rsidDel="006A44D9">
              <w:rPr>
                <w:noProof/>
                <w:webHidden/>
              </w:rPr>
              <w:tab/>
            </w:r>
            <w:r w:rsidDel="006A44D9">
              <w:rPr>
                <w:noProof/>
                <w:webHidden/>
              </w:rPr>
              <w:fldChar w:fldCharType="begin"/>
            </w:r>
            <w:r w:rsidDel="006A44D9">
              <w:rPr>
                <w:noProof/>
                <w:webHidden/>
              </w:rPr>
              <w:delInstrText xml:space="preserve"> PAGEREF _Toc56433670 \h </w:delInstrText>
            </w:r>
            <w:r w:rsidDel="006A44D9">
              <w:rPr>
                <w:noProof/>
                <w:webHidden/>
              </w:rPr>
            </w:r>
            <w:r w:rsidDel="006A44D9">
              <w:rPr>
                <w:noProof/>
                <w:webHidden/>
              </w:rPr>
              <w:fldChar w:fldCharType="separate"/>
            </w:r>
            <w:r w:rsidDel="006A44D9">
              <w:rPr>
                <w:noProof/>
                <w:webHidden/>
              </w:rPr>
              <w:delText>4</w:delText>
            </w:r>
            <w:r w:rsidDel="006A44D9">
              <w:rPr>
                <w:noProof/>
                <w:webHidden/>
              </w:rPr>
              <w:fldChar w:fldCharType="end"/>
            </w:r>
            <w:r w:rsidRPr="0003232B" w:rsidDel="006A44D9">
              <w:rPr>
                <w:rStyle w:val="Hyperlink"/>
                <w:noProof/>
              </w:rPr>
              <w:fldChar w:fldCharType="end"/>
            </w:r>
          </w:del>
        </w:p>
        <w:p w14:paraId="4AFC89A1" w14:textId="5F35197C" w:rsidR="003D68DE" w:rsidDel="006A44D9" w:rsidRDefault="003D68DE">
          <w:pPr>
            <w:pStyle w:val="TOC1"/>
            <w:rPr>
              <w:del w:id="359" w:author="Author"/>
              <w:rFonts w:eastAsiaTheme="minorEastAsia"/>
              <w:noProof/>
            </w:rPr>
            <w:pPrChange w:id="360" w:author="Duong Tien" w:date="2020-11-16T16:55:00Z">
              <w:pPr>
                <w:pStyle w:val="TOC2"/>
              </w:pPr>
            </w:pPrChange>
          </w:pPr>
          <w:del w:id="361"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"_Toc56433671"</w:delInstrText>
            </w:r>
            <w:r w:rsidRPr="0003232B" w:rsidDel="006A44D9">
              <w:rPr>
                <w:rStyle w:val="Hyperlink"/>
                <w:noProof/>
              </w:rPr>
              <w:delInstrText xml:space="preserve"> </w:delInstrText>
            </w:r>
            <w:r w:rsidRPr="0003232B" w:rsidDel="006A44D9">
              <w:rPr>
                <w:rStyle w:val="Hyperlink"/>
                <w:noProof/>
              </w:rPr>
              <w:fldChar w:fldCharType="separate"/>
            </w:r>
          </w:del>
          <w:ins w:id="362" w:author="Author">
            <w:del w:id="363"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64" w:author="Author">
            <w:r w:rsidRPr="0003232B" w:rsidDel="006A44D9">
              <w:rPr>
                <w:rStyle w:val="Hyperlink"/>
                <w:rFonts w:ascii="Times New Roman" w:hAnsi="Times New Roman" w:cs="Times New Roman"/>
                <w:noProof/>
              </w:rPr>
              <w:delText>2.</w:delText>
            </w:r>
            <w:r w:rsidDel="006A44D9">
              <w:rPr>
                <w:rFonts w:eastAsiaTheme="minorEastAsia"/>
                <w:noProof/>
              </w:rPr>
              <w:tab/>
            </w:r>
            <w:r w:rsidRPr="0003232B" w:rsidDel="006A44D9">
              <w:rPr>
                <w:rStyle w:val="Hyperlink"/>
                <w:rFonts w:ascii="Times New Roman" w:hAnsi="Times New Roman" w:cs="Times New Roman"/>
                <w:noProof/>
              </w:rPr>
              <w:delText>Các hỗ trợ từ Tool TensorFlow (hàm, chức năng, cách sử dụng)</w:delText>
            </w:r>
            <w:r w:rsidDel="006A44D9">
              <w:rPr>
                <w:noProof/>
                <w:webHidden/>
              </w:rPr>
              <w:tab/>
            </w:r>
            <w:r w:rsidDel="006A44D9">
              <w:rPr>
                <w:noProof/>
                <w:webHidden/>
              </w:rPr>
              <w:fldChar w:fldCharType="begin"/>
            </w:r>
            <w:r w:rsidDel="006A44D9">
              <w:rPr>
                <w:noProof/>
                <w:webHidden/>
              </w:rPr>
              <w:delInstrText xml:space="preserve"> PAGEREF _Toc56433671 \h </w:delInstrText>
            </w:r>
            <w:r w:rsidDel="006A44D9">
              <w:rPr>
                <w:noProof/>
                <w:webHidden/>
              </w:rPr>
            </w:r>
            <w:r w:rsidDel="006A44D9">
              <w:rPr>
                <w:noProof/>
                <w:webHidden/>
              </w:rPr>
              <w:fldChar w:fldCharType="separate"/>
            </w:r>
            <w:r w:rsidDel="006A44D9">
              <w:rPr>
                <w:noProof/>
                <w:webHidden/>
              </w:rPr>
              <w:delText>5</w:delText>
            </w:r>
            <w:r w:rsidDel="006A44D9">
              <w:rPr>
                <w:noProof/>
                <w:webHidden/>
              </w:rPr>
              <w:fldChar w:fldCharType="end"/>
            </w:r>
            <w:r w:rsidRPr="0003232B" w:rsidDel="006A44D9">
              <w:rPr>
                <w:rStyle w:val="Hyperlink"/>
                <w:noProof/>
              </w:rPr>
              <w:fldChar w:fldCharType="end"/>
            </w:r>
          </w:del>
        </w:p>
        <w:p w14:paraId="5538C399" w14:textId="131F8516" w:rsidR="003D68DE" w:rsidDel="006A44D9" w:rsidRDefault="003D68DE">
          <w:pPr>
            <w:pStyle w:val="TOC1"/>
            <w:rPr>
              <w:del w:id="365" w:author="Author"/>
              <w:rFonts w:eastAsiaTheme="minorEastAsia"/>
              <w:noProof/>
            </w:rPr>
            <w:pPrChange w:id="366" w:author="Duong Tien" w:date="2020-11-16T16:55:00Z">
              <w:pPr>
                <w:pStyle w:val="TOC2"/>
              </w:pPr>
            </w:pPrChange>
          </w:pPr>
          <w:del w:id="367"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"_Toc56433672"</w:delInstrText>
            </w:r>
            <w:r w:rsidRPr="0003232B" w:rsidDel="006A44D9">
              <w:rPr>
                <w:rStyle w:val="Hyperlink"/>
                <w:noProof/>
              </w:rPr>
              <w:delInstrText xml:space="preserve"> </w:delInstrText>
            </w:r>
            <w:r w:rsidRPr="0003232B" w:rsidDel="006A44D9">
              <w:rPr>
                <w:rStyle w:val="Hyperlink"/>
                <w:noProof/>
              </w:rPr>
              <w:fldChar w:fldCharType="separate"/>
            </w:r>
          </w:del>
          <w:ins w:id="368" w:author="Author">
            <w:del w:id="369"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70" w:author="Author">
            <w:r w:rsidRPr="0003232B" w:rsidDel="006A44D9">
              <w:rPr>
                <w:rStyle w:val="Hyperlink"/>
                <w:rFonts w:ascii="Times New Roman" w:hAnsi="Times New Roman" w:cs="Times New Roman"/>
                <w:noProof/>
              </w:rPr>
              <w:delText>3.</w:delText>
            </w:r>
            <w:r w:rsidDel="006A44D9">
              <w:rPr>
                <w:rFonts w:eastAsiaTheme="minorEastAsia"/>
                <w:noProof/>
              </w:rPr>
              <w:tab/>
            </w:r>
            <w:r w:rsidRPr="0003232B" w:rsidDel="006A44D9">
              <w:rPr>
                <w:rStyle w:val="Hyperlink"/>
                <w:rFonts w:ascii="Times New Roman" w:hAnsi="Times New Roman" w:cs="Times New Roman"/>
                <w:noProof/>
              </w:rPr>
              <w:delText>Xây dựng một ứng dụng dựa trên Tool TensorFlow</w:delText>
            </w:r>
            <w:r w:rsidDel="006A44D9">
              <w:rPr>
                <w:noProof/>
                <w:webHidden/>
              </w:rPr>
              <w:tab/>
            </w:r>
            <w:r w:rsidDel="006A44D9">
              <w:rPr>
                <w:noProof/>
                <w:webHidden/>
              </w:rPr>
              <w:fldChar w:fldCharType="begin"/>
            </w:r>
            <w:r w:rsidDel="006A44D9">
              <w:rPr>
                <w:noProof/>
                <w:webHidden/>
              </w:rPr>
              <w:delInstrText xml:space="preserve"> PAGEREF _Toc56433672 \h </w:delInstrText>
            </w:r>
            <w:r w:rsidDel="006A44D9">
              <w:rPr>
                <w:noProof/>
                <w:webHidden/>
              </w:rPr>
            </w:r>
            <w:r w:rsidDel="006A44D9">
              <w:rPr>
                <w:noProof/>
                <w:webHidden/>
              </w:rPr>
              <w:fldChar w:fldCharType="separate"/>
            </w:r>
            <w:r w:rsidDel="006A44D9">
              <w:rPr>
                <w:noProof/>
                <w:webHidden/>
              </w:rPr>
              <w:delText>13</w:delText>
            </w:r>
            <w:r w:rsidDel="006A44D9">
              <w:rPr>
                <w:noProof/>
                <w:webHidden/>
              </w:rPr>
              <w:fldChar w:fldCharType="end"/>
            </w:r>
            <w:r w:rsidRPr="0003232B" w:rsidDel="006A44D9">
              <w:rPr>
                <w:rStyle w:val="Hyperlink"/>
                <w:noProof/>
              </w:rPr>
              <w:fldChar w:fldCharType="end"/>
            </w:r>
          </w:del>
        </w:p>
        <w:p w14:paraId="7DB4A3D0" w14:textId="57B54F5B" w:rsidR="003D68DE" w:rsidDel="006A44D9" w:rsidRDefault="003D68DE">
          <w:pPr>
            <w:pStyle w:val="TOC1"/>
            <w:rPr>
              <w:del w:id="371" w:author="Author"/>
              <w:rFonts w:eastAsiaTheme="minorEastAsia"/>
              <w:noProof/>
            </w:rPr>
            <w:pPrChange w:id="372" w:author="Duong Tien" w:date="2020-11-16T16:55:00Z">
              <w:pPr>
                <w:pStyle w:val="TOC2"/>
              </w:pPr>
            </w:pPrChange>
          </w:pPr>
          <w:del w:id="373"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"_Toc56433673"</w:delInstrText>
            </w:r>
            <w:r w:rsidRPr="0003232B" w:rsidDel="006A44D9">
              <w:rPr>
                <w:rStyle w:val="Hyperlink"/>
                <w:noProof/>
              </w:rPr>
              <w:delInstrText xml:space="preserve"> </w:delInstrText>
            </w:r>
            <w:r w:rsidRPr="0003232B" w:rsidDel="006A44D9">
              <w:rPr>
                <w:rStyle w:val="Hyperlink"/>
                <w:noProof/>
              </w:rPr>
              <w:fldChar w:fldCharType="separate"/>
            </w:r>
          </w:del>
          <w:ins w:id="374" w:author="Author">
            <w:del w:id="375"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76" w:author="Author">
            <w:r w:rsidDel="006A44D9">
              <w:rPr>
                <w:noProof/>
                <w:webHidden/>
              </w:rPr>
              <w:tab/>
            </w:r>
            <w:r w:rsidDel="006A44D9">
              <w:rPr>
                <w:noProof/>
                <w:webHidden/>
              </w:rPr>
              <w:fldChar w:fldCharType="begin"/>
            </w:r>
            <w:r w:rsidDel="006A44D9">
              <w:rPr>
                <w:noProof/>
                <w:webHidden/>
              </w:rPr>
              <w:delInstrText xml:space="preserve"> PAGEREF _Toc56433673 \h </w:delInstrText>
            </w:r>
            <w:r w:rsidDel="006A44D9">
              <w:rPr>
                <w:noProof/>
                <w:webHidden/>
              </w:rPr>
            </w:r>
            <w:r w:rsidDel="006A44D9">
              <w:rPr>
                <w:noProof/>
                <w:webHidden/>
              </w:rPr>
              <w:fldChar w:fldCharType="separate"/>
            </w:r>
            <w:r w:rsidDel="006A44D9">
              <w:rPr>
                <w:noProof/>
                <w:webHidden/>
              </w:rPr>
              <w:delText>17</w:delText>
            </w:r>
            <w:r w:rsidDel="006A44D9">
              <w:rPr>
                <w:noProof/>
                <w:webHidden/>
              </w:rPr>
              <w:fldChar w:fldCharType="end"/>
            </w:r>
            <w:r w:rsidRPr="0003232B" w:rsidDel="006A44D9">
              <w:rPr>
                <w:rStyle w:val="Hyperlink"/>
                <w:noProof/>
              </w:rPr>
              <w:fldChar w:fldCharType="end"/>
            </w:r>
          </w:del>
        </w:p>
        <w:p w14:paraId="15FD5D99" w14:textId="61B22A47" w:rsidR="003D68DE" w:rsidDel="006A44D9" w:rsidRDefault="003D68DE">
          <w:pPr>
            <w:pStyle w:val="TOC1"/>
            <w:rPr>
              <w:del w:id="377" w:author="Author"/>
              <w:rFonts w:eastAsiaTheme="minorEastAsia"/>
              <w:noProof/>
            </w:rPr>
            <w:pPrChange w:id="378" w:author="Duong Tien" w:date="2020-11-16T16:55:00Z">
              <w:pPr>
                <w:pStyle w:val="TOC1"/>
                <w:tabs>
                  <w:tab w:val="right" w:leader="dot" w:pos="9019"/>
                </w:tabs>
              </w:pPr>
            </w:pPrChange>
          </w:pPr>
          <w:del w:id="379" w:author="Author">
            <w:r w:rsidRPr="0003232B" w:rsidDel="006A44D9">
              <w:rPr>
                <w:rStyle w:val="Hyperlink"/>
                <w:noProof/>
              </w:rPr>
              <w:fldChar w:fldCharType="begin"/>
            </w:r>
            <w:r w:rsidRPr="0003232B" w:rsidDel="006A44D9">
              <w:rPr>
                <w:rStyle w:val="Hyperlink"/>
                <w:noProof/>
              </w:rPr>
              <w:delInstrText xml:space="preserve"> </w:delInstrText>
            </w:r>
            <w:r w:rsidDel="006A44D9">
              <w:rPr>
                <w:noProof/>
              </w:rPr>
              <w:delInstrText>HYPERLINK \l "_Toc56433674"</w:delInstrText>
            </w:r>
            <w:r w:rsidRPr="0003232B" w:rsidDel="006A44D9">
              <w:rPr>
                <w:rStyle w:val="Hyperlink"/>
                <w:noProof/>
              </w:rPr>
              <w:delInstrText xml:space="preserve"> </w:delInstrText>
            </w:r>
            <w:r w:rsidRPr="0003232B" w:rsidDel="006A44D9">
              <w:rPr>
                <w:rStyle w:val="Hyperlink"/>
                <w:noProof/>
              </w:rPr>
              <w:fldChar w:fldCharType="separate"/>
            </w:r>
          </w:del>
          <w:ins w:id="380" w:author="Author">
            <w:del w:id="381" w:author="Author">
              <w:r w:rsidR="000A098B" w:rsidDel="006A44D9">
                <w:rPr>
                  <w:rStyle w:val="Hyperlink"/>
                  <w:b/>
                  <w:bCs/>
                  <w:noProof/>
                </w:rPr>
                <w:delText>Error! Hyperlink reference not valid.</w:delText>
              </w:r>
              <w:r w:rsidR="00D02998" w:rsidDel="006A44D9">
                <w:rPr>
                  <w:rStyle w:val="Hyperlink"/>
                  <w:b/>
                  <w:bCs/>
                  <w:noProof/>
                </w:rPr>
                <w:delText>Error! Hyperlink reference not valid.</w:delText>
              </w:r>
            </w:del>
          </w:ins>
          <w:del w:id="382" w:author="Author">
            <w:r w:rsidRPr="0003232B" w:rsidDel="006A44D9">
              <w:rPr>
                <w:rStyle w:val="Hyperlink"/>
                <w:rFonts w:ascii="Times New Roman" w:hAnsi="Times New Roman" w:cs="Times New Roman"/>
                <w:noProof/>
              </w:rPr>
              <w:delText>H</w:delText>
            </w:r>
            <w:r w:rsidDel="006A44D9">
              <w:rPr>
                <w:rStyle w:val="Hyperlink"/>
                <w:rFonts w:ascii="Times New Roman" w:hAnsi="Times New Roman" w:cs="Times New Roman"/>
                <w:noProof/>
              </w:rPr>
              <w:delText>ạ</w:delText>
            </w:r>
            <w:r w:rsidRPr="0003232B" w:rsidDel="006A44D9">
              <w:rPr>
                <w:rStyle w:val="Hyperlink"/>
                <w:rFonts w:ascii="Times New Roman" w:hAnsi="Times New Roman" w:cs="Times New Roman"/>
                <w:noProof/>
              </w:rPr>
              <w:delText>n chế của đề tài:</w:delText>
            </w:r>
            <w:r w:rsidDel="006A44D9">
              <w:rPr>
                <w:noProof/>
                <w:webHidden/>
              </w:rPr>
              <w:tab/>
            </w:r>
            <w:r w:rsidDel="006A44D9">
              <w:rPr>
                <w:noProof/>
                <w:webHidden/>
              </w:rPr>
              <w:fldChar w:fldCharType="begin"/>
            </w:r>
            <w:r w:rsidDel="006A44D9">
              <w:rPr>
                <w:noProof/>
                <w:webHidden/>
              </w:rPr>
              <w:delInstrText xml:space="preserve"> PAGEREF _Toc56433674 \h </w:delInstrText>
            </w:r>
            <w:r w:rsidDel="006A44D9">
              <w:rPr>
                <w:noProof/>
                <w:webHidden/>
              </w:rPr>
            </w:r>
            <w:r w:rsidDel="006A44D9">
              <w:rPr>
                <w:noProof/>
                <w:webHidden/>
              </w:rPr>
              <w:fldChar w:fldCharType="separate"/>
            </w:r>
            <w:r w:rsidDel="006A44D9">
              <w:rPr>
                <w:noProof/>
                <w:webHidden/>
              </w:rPr>
              <w:delText>17</w:delText>
            </w:r>
            <w:r w:rsidDel="006A44D9">
              <w:rPr>
                <w:noProof/>
                <w:webHidden/>
              </w:rPr>
              <w:fldChar w:fldCharType="end"/>
            </w:r>
            <w:r w:rsidRPr="0003232B" w:rsidDel="006A44D9">
              <w:rPr>
                <w:rStyle w:val="Hyperlink"/>
                <w:noProof/>
              </w:rPr>
              <w:fldChar w:fldCharType="end"/>
            </w:r>
          </w:del>
        </w:p>
        <w:p w14:paraId="184A8459" w14:textId="5E8D6053" w:rsidR="00F421C1" w:rsidRPr="00AD2CAA" w:rsidDel="00354222" w:rsidRDefault="00E96235" w:rsidP="00706D60">
          <w:pPr>
            <w:rPr>
              <w:del w:id="383" w:author="Author"/>
              <w:rFonts w:ascii="Times New Roman" w:hAnsi="Times New Roman" w:cs="Times New Roman"/>
              <w:noProof/>
            </w:rPr>
          </w:pPr>
          <w:del w:id="384" w:author="Author">
            <w:r w:rsidRPr="00AD2CAA" w:rsidDel="00354222">
              <w:rPr>
                <w:rFonts w:ascii="Times New Roman" w:hAnsi="Times New Roman" w:cs="Times New Roman"/>
                <w:noProof/>
              </w:rPr>
              <w:fldChar w:fldCharType="end"/>
            </w:r>
          </w:del>
        </w:p>
        <w:customXmlDelRangeStart w:id="385" w:author="Author"/>
      </w:sdtContent>
    </w:sdt>
    <w:customXmlDelRangeEnd w:id="385"/>
    <w:p w14:paraId="7DC40320" w14:textId="77777777" w:rsidR="00C85251" w:rsidRPr="00AD2CAA" w:rsidRDefault="00C85251" w:rsidP="00706D60">
      <w:pPr>
        <w:rPr>
          <w:rFonts w:ascii="Times New Roman" w:hAnsi="Times New Roman" w:cs="Times New Roman"/>
        </w:rPr>
      </w:pPr>
      <w:r w:rsidRPr="00AD2CAA">
        <w:rPr>
          <w:rFonts w:ascii="Times New Roman" w:hAnsi="Times New Roman" w:cs="Times New Roman"/>
        </w:rPr>
        <w:br w:type="page"/>
      </w:r>
    </w:p>
    <w:p w14:paraId="63B8E458" w14:textId="3FDB9E9F" w:rsidR="00C85251" w:rsidRPr="00AD2CAA" w:rsidRDefault="00FB4730" w:rsidP="00706D60">
      <w:pPr>
        <w:rPr>
          <w:rFonts w:ascii="Times New Roman" w:hAnsi="Times New Roman" w:cs="Times New Roman"/>
        </w:rPr>
      </w:pPr>
      <w:r w:rsidRPr="00AD2CAA">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2FAEF36" wp14:editId="49D29E7F">
                <wp:simplePos x="0" y="0"/>
                <wp:positionH relativeFrom="page">
                  <wp:posOffset>360045</wp:posOffset>
                </wp:positionH>
                <wp:positionV relativeFrom="paragraph">
                  <wp:posOffset>-440690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BCF5B" id="Rectangle 12" o:spid="_x0000_s1026" alt="&quot;&quot;" style="position:absolute;margin-left:28.35pt;margin-top:-34.7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" filled="f" strokecolor="#390f26 [2404]" strokeweight="1.75pt">
                <v:stroke endcap="round"/>
                <w10:wrap anchorx="page"/>
              </v:rect>
            </w:pict>
          </mc:Fallback>
        </mc:AlternateContent>
      </w:r>
      <w:r w:rsidR="00E653C0" w:rsidRPr="00AD2CAA">
        <w:rPr>
          <w:rFonts w:ascii="Times New Roman" w:hAnsi="Times New Roman" w:cs="Times New Roman"/>
          <w:noProof/>
        </w:rPr>
        <w:drawing>
          <wp:anchor distT="0" distB="0" distL="114300" distR="114300" simplePos="0" relativeHeight="251675648" behindDoc="1" locked="0" layoutInCell="1" allowOverlap="1" wp14:anchorId="15FA5A1A" wp14:editId="1393B8AB">
            <wp:simplePos x="0" y="0"/>
            <wp:positionH relativeFrom="page">
              <wp:align>left</wp:align>
            </wp:positionH>
            <wp:positionV relativeFrom="paragraph">
              <wp:posOffset>-1173480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CE633" w14:textId="77777777" w:rsidR="00C85251" w:rsidRPr="00AD2CAA" w:rsidRDefault="00C85251" w:rsidP="00706D60">
      <w:pPr>
        <w:rPr>
          <w:rFonts w:ascii="Times New Roman" w:hAnsi="Times New Roman" w:cs="Times New Roman"/>
        </w:rPr>
      </w:pPr>
    </w:p>
    <w:p w14:paraId="3AB81163" w14:textId="77777777" w:rsidR="00C85251" w:rsidRPr="00AD2CAA" w:rsidRDefault="00C85251" w:rsidP="00706D60">
      <w:pPr>
        <w:rPr>
          <w:rFonts w:ascii="Times New Roman" w:hAnsi="Times New Roman" w:cs="Times New Roman"/>
        </w:rPr>
      </w:pPr>
    </w:p>
    <w:p w14:paraId="427FDB28" w14:textId="77777777" w:rsidR="00C85251" w:rsidRPr="00AD2CAA" w:rsidRDefault="00C85251" w:rsidP="00706D60">
      <w:pPr>
        <w:rPr>
          <w:rFonts w:ascii="Times New Roman" w:hAnsi="Times New Roman" w:cs="Times New Roman"/>
        </w:rPr>
      </w:pPr>
    </w:p>
    <w:p w14:paraId="3E075F5A" w14:textId="77777777" w:rsidR="00C85251" w:rsidRPr="00AD2CAA" w:rsidRDefault="00C85251" w:rsidP="00706D60">
      <w:pPr>
        <w:rPr>
          <w:rFonts w:ascii="Times New Roman" w:hAnsi="Times New Roman" w:cs="Times New Roman"/>
        </w:rPr>
      </w:pPr>
    </w:p>
    <w:p w14:paraId="3BE1E706" w14:textId="77777777" w:rsidR="00C85251" w:rsidRPr="00AD2CAA" w:rsidRDefault="00C85251" w:rsidP="00706D60">
      <w:pPr>
        <w:rPr>
          <w:rFonts w:ascii="Times New Roman" w:hAnsi="Times New Roman" w:cs="Times New Roman"/>
        </w:rPr>
      </w:pPr>
    </w:p>
    <w:p w14:paraId="64689729" w14:textId="77777777" w:rsidR="00C85251" w:rsidRPr="00AD2CAA" w:rsidRDefault="00C85251" w:rsidP="00706D60">
      <w:pPr>
        <w:rPr>
          <w:rFonts w:ascii="Times New Roman" w:hAnsi="Times New Roman" w:cs="Times New Roman"/>
        </w:rPr>
      </w:pPr>
    </w:p>
    <w:p w14:paraId="1B7BF2C3" w14:textId="77777777" w:rsidR="00706D60" w:rsidRPr="00AD2CAA" w:rsidRDefault="00706D60" w:rsidP="00706D60">
      <w:pPr>
        <w:rPr>
          <w:rFonts w:ascii="Times New Roman" w:hAnsi="Times New Roman" w:cs="Times New Roman"/>
        </w:rPr>
      </w:pPr>
    </w:p>
    <w:p w14:paraId="7D1CE7C5" w14:textId="77777777" w:rsidR="00706D60" w:rsidRPr="00AD2CAA" w:rsidRDefault="00706D60" w:rsidP="00706D60">
      <w:pPr>
        <w:rPr>
          <w:rFonts w:ascii="Times New Roman" w:hAnsi="Times New Roman" w:cs="Times New Roman"/>
        </w:rPr>
      </w:pPr>
    </w:p>
    <w:p w14:paraId="58F474F7" w14:textId="6B51FA6D" w:rsidR="00706D60" w:rsidRPr="00AD2CAA" w:rsidDel="001C552F" w:rsidRDefault="00706D60">
      <w:pPr>
        <w:pStyle w:val="Heading1"/>
        <w:rPr>
          <w:del w:id="386" w:author="Author"/>
        </w:rPr>
        <w:pPrChange w:id="387" w:author="Author">
          <w:pPr/>
        </w:pPrChange>
      </w:pPr>
      <w:bookmarkStart w:id="388" w:name="_Toc56439867"/>
      <w:bookmarkEnd w:id="388"/>
    </w:p>
    <w:p w14:paraId="4067924C" w14:textId="5537A0EC" w:rsidR="001A70F2" w:rsidRPr="00B806DF" w:rsidDel="001C552F" w:rsidRDefault="003D3377">
      <w:pPr>
        <w:pStyle w:val="Heading1"/>
        <w:rPr>
          <w:del w:id="389" w:author="Author"/>
        </w:rPr>
      </w:pPr>
      <w:bookmarkStart w:id="390" w:name="_Toc56438111"/>
      <w:del w:id="391" w:author="Author">
        <w:r w:rsidRPr="00EF400A" w:rsidDel="001C552F">
          <w:delText>Lời mở đầu</w:delText>
        </w:r>
        <w:bookmarkStart w:id="392" w:name="_Toc56439868"/>
        <w:bookmarkEnd w:id="390"/>
        <w:bookmarkEnd w:id="392"/>
      </w:del>
    </w:p>
    <w:p w14:paraId="27DD8F26" w14:textId="4C05EDCC" w:rsidR="00EF400A" w:rsidDel="001C552F" w:rsidRDefault="00EF400A">
      <w:pPr>
        <w:pStyle w:val="Heading1"/>
        <w:rPr>
          <w:ins w:id="393" w:author="Author"/>
          <w:del w:id="394" w:author="Author"/>
          <w:rFonts w:eastAsia="Times New Roman"/>
        </w:rPr>
      </w:pPr>
      <w:bookmarkStart w:id="395" w:name="_Toc56438112"/>
      <w:bookmarkStart w:id="396" w:name="_Toc56439869"/>
      <w:bookmarkEnd w:id="395"/>
      <w:bookmarkEnd w:id="396"/>
    </w:p>
    <w:p w14:paraId="6C10F83B" w14:textId="2F0FFAD7" w:rsidR="001C552F" w:rsidRDefault="001C552F">
      <w:pPr>
        <w:pStyle w:val="Heading1"/>
        <w:rPr>
          <w:ins w:id="397" w:author="Author"/>
        </w:rPr>
        <w:pPrChange w:id="398" w:author="Author">
          <w:pPr>
            <w:pStyle w:val="Heading2"/>
          </w:pPr>
        </w:pPrChange>
      </w:pPr>
      <w:bookmarkStart w:id="399" w:name="_Toc56438113"/>
      <w:bookmarkStart w:id="400" w:name="_Toc56439870"/>
      <w:ins w:id="401" w:author="Author">
        <w:r>
          <w:t>Lời mở đầu</w:t>
        </w:r>
        <w:bookmarkEnd w:id="400"/>
      </w:ins>
    </w:p>
    <w:p w14:paraId="368339A4" w14:textId="78ADDA04" w:rsidR="00B806DF" w:rsidRPr="00EF400A" w:rsidDel="001C552F" w:rsidRDefault="00B806DF">
      <w:pPr>
        <w:pStyle w:val="Heading2"/>
        <w:rPr>
          <w:del w:id="402" w:author="Author"/>
        </w:rPr>
        <w:pPrChange w:id="403" w:author="Author">
          <w:pPr/>
        </w:pPrChange>
      </w:pPr>
      <w:del w:id="404" w:author="Author">
        <w:r w:rsidRPr="00EF400A" w:rsidDel="001C552F">
          <w:delText xml:space="preserve">Lý do </w:delText>
        </w:r>
        <w:r w:rsidRPr="001C552F" w:rsidDel="001C552F">
          <w:delText>chọn</w:delText>
        </w:r>
        <w:r w:rsidRPr="00EF400A" w:rsidDel="001C552F">
          <w:delText xml:space="preserve"> đề</w:delText>
        </w:r>
      </w:del>
      <w:ins w:id="405" w:author="Author">
        <w:del w:id="406" w:author="Author">
          <w:r w:rsidR="005E7062" w:rsidRPr="00EF400A" w:rsidDel="001C552F">
            <w:delText xml:space="preserve"> tài:</w:delText>
          </w:r>
        </w:del>
      </w:ins>
      <w:bookmarkEnd w:id="399"/>
      <w:del w:id="407" w:author="Author">
        <w:r w:rsidRPr="00EF400A" w:rsidDel="001C552F">
          <w:delText xml:space="preserve"> tài</w:delText>
        </w:r>
        <w:r w:rsidR="005C40A8" w:rsidRPr="00EF400A" w:rsidDel="001C552F">
          <w:delText>:</w:delText>
        </w:r>
        <w:bookmarkStart w:id="408" w:name="_Toc56439871"/>
        <w:bookmarkEnd w:id="408"/>
      </w:del>
    </w:p>
    <w:p w14:paraId="5FC5E587" w14:textId="58EB0C2E" w:rsidR="005E7062" w:rsidRDefault="001C552F">
      <w:pPr>
        <w:pStyle w:val="Heading2"/>
        <w:rPr>
          <w:ins w:id="409" w:author="Author"/>
        </w:rPr>
        <w:pPrChange w:id="410" w:author="Author">
          <w:pPr>
            <w:shd w:val="clear" w:color="auto" w:fill="FFFFFF"/>
            <w:spacing w:before="120" w:after="90" w:line="360" w:lineRule="auto"/>
            <w:jc w:val="left"/>
          </w:pPr>
        </w:pPrChange>
      </w:pPr>
      <w:bookmarkStart w:id="411" w:name="_Toc56438114"/>
      <w:bookmarkStart w:id="412" w:name="_Toc56439872"/>
      <w:bookmarkEnd w:id="411"/>
      <w:ins w:id="413" w:author="Author">
        <w:r>
          <w:t>Lý do chọn đề tài:</w:t>
        </w:r>
        <w:bookmarkEnd w:id="412"/>
      </w:ins>
    </w:p>
    <w:p w14:paraId="481BE520" w14:textId="24B2B5D3" w:rsidR="005E7062" w:rsidRPr="00D6755D" w:rsidRDefault="005E7062">
      <w:pPr>
        <w:pStyle w:val="ListParagraph"/>
        <w:numPr>
          <w:ilvl w:val="0"/>
          <w:numId w:val="33"/>
        </w:numPr>
        <w:rPr>
          <w:ins w:id="414" w:author="Author"/>
        </w:rPr>
        <w:pPrChange w:id="415" w:author="Author">
          <w:pPr/>
        </w:pPrChange>
      </w:pPr>
      <w:ins w:id="416" w:author="Author">
        <w:r w:rsidRPr="005E7062">
          <w:t>Nhằm m</w:t>
        </w:r>
        <w:r w:rsidRPr="00D6755D">
          <w:t>ục đích hiểu rõ hơn về trí tuệ nhân tạo và cách để ứng dụng nó vào chương trình máy tính:</w:t>
        </w:r>
      </w:ins>
    </w:p>
    <w:p w14:paraId="7131DBDB" w14:textId="4BE3A7EF" w:rsidR="005E7062" w:rsidRPr="00D6755D" w:rsidRDefault="005E7062">
      <w:pPr>
        <w:pStyle w:val="ListParagraph"/>
        <w:numPr>
          <w:ilvl w:val="1"/>
          <w:numId w:val="33"/>
        </w:numPr>
        <w:rPr>
          <w:ins w:id="417" w:author="Author"/>
        </w:rPr>
        <w:pPrChange w:id="418" w:author="Author">
          <w:pPr/>
        </w:pPrChange>
      </w:pPr>
      <w:ins w:id="419" w:author="Author">
        <w:r w:rsidRPr="00D6755D">
          <w:t>Tìm hiểu về học máy và dùng nó để làm một mô hình dự đoán.</w:t>
        </w:r>
      </w:ins>
    </w:p>
    <w:p w14:paraId="20CC5B98" w14:textId="77777777" w:rsidR="005E7062" w:rsidRPr="00D6755D" w:rsidRDefault="005E7062">
      <w:pPr>
        <w:pStyle w:val="ListParagraph"/>
        <w:numPr>
          <w:ilvl w:val="1"/>
          <w:numId w:val="33"/>
        </w:numPr>
        <w:rPr>
          <w:ins w:id="420" w:author="Author"/>
        </w:rPr>
        <w:pPrChange w:id="421" w:author="Author">
          <w:pPr/>
        </w:pPrChange>
      </w:pPr>
      <w:ins w:id="422" w:author="Author">
        <w:r w:rsidRPr="005E7062">
          <w:t>Ứng dụ</w:t>
        </w:r>
        <w:r w:rsidRPr="00D6755D">
          <w:t>ng mô hình đó vào chương trình.</w:t>
        </w:r>
      </w:ins>
    </w:p>
    <w:p w14:paraId="5AE29395" w14:textId="77777777" w:rsidR="005E7062" w:rsidRPr="00D6755D" w:rsidRDefault="005E7062">
      <w:pPr>
        <w:pStyle w:val="ListParagraph"/>
        <w:numPr>
          <w:ilvl w:val="0"/>
          <w:numId w:val="33"/>
        </w:numPr>
        <w:rPr>
          <w:ins w:id="423" w:author="Author"/>
        </w:rPr>
        <w:pPrChange w:id="424" w:author="Author">
          <w:pPr/>
        </w:pPrChange>
      </w:pPr>
      <w:ins w:id="425" w:author="Author">
        <w:r w:rsidRPr="005E7062">
          <w:t>Tại sao l</w:t>
        </w:r>
        <w:r w:rsidRPr="00D6755D">
          <w:t>ại chọn chữ viết tay?</w:t>
        </w:r>
      </w:ins>
    </w:p>
    <w:p w14:paraId="4144B244" w14:textId="35D54B14" w:rsidR="005E7062" w:rsidRPr="00D6755D" w:rsidRDefault="005E7062">
      <w:pPr>
        <w:pStyle w:val="ListParagraph"/>
        <w:numPr>
          <w:ilvl w:val="1"/>
          <w:numId w:val="33"/>
        </w:numPr>
        <w:rPr>
          <w:ins w:id="426" w:author="Author"/>
        </w:rPr>
        <w:pPrChange w:id="427" w:author="Author">
          <w:pPr/>
        </w:pPrChange>
      </w:pPr>
      <w:ins w:id="428" w:author="Author">
        <w:r w:rsidRPr="00D6755D">
          <w:t>Vì ta đã có sẵn Dataset EMNIST (</w:t>
        </w:r>
        <w:r w:rsidRPr="00D6755D">
          <w:fldChar w:fldCharType="begin"/>
        </w:r>
        <w:r w:rsidRPr="00D6755D">
          <w:instrText xml:space="preserve"> HYPERLINK "https://www.nist.gov/itl/products-and-services/emnist-dataset" </w:instrText>
        </w:r>
        <w:r w:rsidRPr="00D6755D">
          <w:fldChar w:fldCharType="separate"/>
        </w:r>
        <w:r w:rsidRPr="00D6755D">
          <w:t>https://www.nist.gov/itl/products-and-services/emnist-dataset</w:t>
        </w:r>
        <w:r w:rsidRPr="00D6755D">
          <w:fldChar w:fldCharType="end"/>
        </w:r>
        <w:r w:rsidRPr="005E7062">
          <w:t>)</w:t>
        </w:r>
      </w:ins>
    </w:p>
    <w:p w14:paraId="62AAE4C4" w14:textId="5D3C5C2A" w:rsidR="00B622D7" w:rsidRDefault="005E7062" w:rsidP="00F218B9">
      <w:pPr>
        <w:pStyle w:val="ListParagraph"/>
        <w:numPr>
          <w:ilvl w:val="1"/>
          <w:numId w:val="33"/>
        </w:numPr>
        <w:rPr>
          <w:ins w:id="429" w:author="Author"/>
        </w:rPr>
      </w:pPr>
      <w:ins w:id="430" w:author="Author">
        <w:r w:rsidRPr="00D6755D">
          <w:t>Là một bài toán kinh điển.</w:t>
        </w:r>
      </w:ins>
    </w:p>
    <w:p w14:paraId="0DB0034A" w14:textId="22B5B4F4" w:rsidR="00F218B9" w:rsidRPr="00827934" w:rsidRDefault="00F218B9" w:rsidP="00827934">
      <w:pPr>
        <w:pStyle w:val="Heading2"/>
        <w:rPr>
          <w:ins w:id="431" w:author="Author"/>
        </w:rPr>
      </w:pPr>
      <w:bookmarkStart w:id="432" w:name="_Toc56438115"/>
      <w:bookmarkStart w:id="433" w:name="_Toc56439873"/>
      <w:ins w:id="434" w:author="Author">
        <w:r>
          <w:t>Mục tiêu:</w:t>
        </w:r>
        <w:bookmarkEnd w:id="432"/>
        <w:bookmarkEnd w:id="433"/>
      </w:ins>
    </w:p>
    <w:p w14:paraId="5BF34DA2" w14:textId="10872197" w:rsidR="00F218B9" w:rsidRDefault="00F218B9" w:rsidP="00F218B9">
      <w:pPr>
        <w:pStyle w:val="ListParagraph"/>
        <w:numPr>
          <w:ilvl w:val="0"/>
          <w:numId w:val="37"/>
        </w:numPr>
        <w:rPr>
          <w:ins w:id="435" w:author="Author"/>
        </w:rPr>
      </w:pPr>
      <w:ins w:id="436" w:author="Author">
        <w:r>
          <w:t>Hiểu biết hơn về các khái niệm học máy, học sâu, mạng neural,...</w:t>
        </w:r>
      </w:ins>
    </w:p>
    <w:p w14:paraId="0FFEE98C" w14:textId="7B2863DB" w:rsidR="00F218B9" w:rsidRPr="00827934" w:rsidRDefault="00F218B9">
      <w:pPr>
        <w:pStyle w:val="ListParagraph"/>
        <w:numPr>
          <w:ilvl w:val="0"/>
          <w:numId w:val="37"/>
        </w:numPr>
        <w:rPr>
          <w:ins w:id="437" w:author="Author"/>
        </w:rPr>
        <w:pPrChange w:id="438" w:author="Author">
          <w:pPr>
            <w:pStyle w:val="ListParagraph"/>
            <w:numPr>
              <w:ilvl w:val="1"/>
              <w:numId w:val="33"/>
            </w:numPr>
            <w:ind w:left="1440" w:hanging="360"/>
          </w:pPr>
        </w:pPrChange>
      </w:pPr>
      <w:ins w:id="439" w:author="Author">
        <w:r>
          <w:t>Biết cách xây dựng một mạng neural cơ bản và ứng dụng vào chương trình.</w:t>
        </w:r>
      </w:ins>
    </w:p>
    <w:p w14:paraId="231B1B57" w14:textId="73F28861" w:rsidR="00B622D7" w:rsidRDefault="00B622D7" w:rsidP="00F218B9">
      <w:pPr>
        <w:pStyle w:val="Heading2"/>
        <w:rPr>
          <w:ins w:id="440" w:author="Author"/>
        </w:rPr>
      </w:pPr>
      <w:bookmarkStart w:id="441" w:name="_Toc56438116"/>
      <w:bookmarkStart w:id="442" w:name="_Toc56439874"/>
      <w:ins w:id="443" w:author="Author">
        <w:r>
          <w:t>Phương pháp thực hiện</w:t>
        </w:r>
        <w:r w:rsidR="00930D94">
          <w:t>:</w:t>
        </w:r>
        <w:bookmarkEnd w:id="441"/>
        <w:bookmarkEnd w:id="442"/>
      </w:ins>
    </w:p>
    <w:p w14:paraId="43922FA4" w14:textId="65834E4B" w:rsidR="00B622D7" w:rsidRDefault="00F218B9" w:rsidP="00F218B9">
      <w:pPr>
        <w:pStyle w:val="ListParagraph"/>
        <w:numPr>
          <w:ilvl w:val="0"/>
          <w:numId w:val="36"/>
        </w:numPr>
        <w:rPr>
          <w:ins w:id="444" w:author="Author"/>
        </w:rPr>
      </w:pPr>
      <w:ins w:id="445" w:author="Author">
        <w:r>
          <w:t>Sử dụng các thư viện có sẵn, đặc biệt là Keras của TensorFlow để tạo và huấn luyện một mô hình dự đoán chữ viết tay bằng Dataset EMNIST.</w:t>
        </w:r>
      </w:ins>
    </w:p>
    <w:p w14:paraId="3E246050" w14:textId="49A3EC9A" w:rsidR="00F218B9" w:rsidRDefault="00F218B9" w:rsidP="00F218B9">
      <w:pPr>
        <w:pStyle w:val="ListParagraph"/>
        <w:numPr>
          <w:ilvl w:val="0"/>
          <w:numId w:val="36"/>
        </w:numPr>
        <w:rPr>
          <w:ins w:id="446" w:author="Author"/>
        </w:rPr>
      </w:pPr>
      <w:ins w:id="447" w:author="Author">
        <w:r>
          <w:t>Sử dụng thư viện OpenCV cho bài toán nhận dạng chữ viết.</w:t>
        </w:r>
      </w:ins>
    </w:p>
    <w:p w14:paraId="6E552D9D" w14:textId="298A9070" w:rsidR="00F218B9" w:rsidRPr="00F218B9" w:rsidDel="00F218B9" w:rsidRDefault="00F218B9">
      <w:pPr>
        <w:pStyle w:val="ListParagraph"/>
        <w:numPr>
          <w:ilvl w:val="0"/>
          <w:numId w:val="36"/>
        </w:numPr>
        <w:rPr>
          <w:ins w:id="448" w:author="Author"/>
          <w:del w:id="449" w:author="Author"/>
          <w:rPrChange w:id="450" w:author="Author">
            <w:rPr>
              <w:ins w:id="451" w:author="Author"/>
              <w:del w:id="452" w:author="Author"/>
              <w:rFonts w:eastAsia="Times New Roman"/>
            </w:rPr>
          </w:rPrChange>
        </w:rPr>
        <w:pPrChange w:id="453" w:author="Author">
          <w:pPr>
            <w:shd w:val="clear" w:color="auto" w:fill="FFFFFF"/>
            <w:spacing w:before="120" w:after="90" w:line="360" w:lineRule="auto"/>
            <w:jc w:val="left"/>
          </w:pPr>
        </w:pPrChange>
      </w:pPr>
      <w:bookmarkStart w:id="454" w:name="_Toc56438117"/>
      <w:bookmarkStart w:id="455" w:name="_Toc56438209"/>
      <w:bookmarkStart w:id="456" w:name="_Toc56439875"/>
      <w:bookmarkEnd w:id="454"/>
      <w:bookmarkEnd w:id="455"/>
      <w:bookmarkEnd w:id="456"/>
    </w:p>
    <w:p w14:paraId="520476C6" w14:textId="65436658" w:rsidR="005E7062" w:rsidDel="001C552F" w:rsidRDefault="00332C9B">
      <w:pPr>
        <w:pStyle w:val="Heading2"/>
        <w:rPr>
          <w:del w:id="457" w:author="Author"/>
        </w:rPr>
        <w:pPrChange w:id="458" w:author="Author">
          <w:pPr>
            <w:shd w:val="clear" w:color="auto" w:fill="FFFFFF"/>
            <w:spacing w:before="120" w:after="90" w:line="360" w:lineRule="auto"/>
            <w:jc w:val="left"/>
          </w:pPr>
        </w:pPrChange>
      </w:pPr>
      <w:bookmarkStart w:id="459" w:name="_Toc56438118"/>
      <w:del w:id="460" w:author="Author">
        <w:r w:rsidRPr="005E7062" w:rsidDel="001C552F">
          <w:delText>Ứng dụng:</w:delText>
        </w:r>
        <w:bookmarkStart w:id="461" w:name="_Toc56439876"/>
        <w:bookmarkEnd w:id="459"/>
        <w:bookmarkEnd w:id="461"/>
      </w:del>
    </w:p>
    <w:p w14:paraId="56E5BB29" w14:textId="679011C0" w:rsidR="00EC0A79" w:rsidRDefault="001C552F">
      <w:pPr>
        <w:pStyle w:val="Heading2"/>
        <w:rPr>
          <w:ins w:id="462" w:author="Author"/>
        </w:rPr>
        <w:pPrChange w:id="463" w:author="Author">
          <w:pPr>
            <w:shd w:val="clear" w:color="auto" w:fill="FFFFFF"/>
            <w:spacing w:before="120" w:after="90" w:line="360" w:lineRule="auto"/>
            <w:jc w:val="left"/>
          </w:pPr>
        </w:pPrChange>
      </w:pPr>
      <w:bookmarkStart w:id="464" w:name="_Toc56438119"/>
      <w:bookmarkStart w:id="465" w:name="_Toc56439877"/>
      <w:bookmarkEnd w:id="464"/>
      <w:ins w:id="466" w:author="Author">
        <w:r>
          <w:t>Ứng dụng</w:t>
        </w:r>
        <w:r w:rsidR="00DE119D">
          <w:t>:</w:t>
        </w:r>
        <w:bookmarkEnd w:id="465"/>
      </w:ins>
    </w:p>
    <w:p w14:paraId="3F801B27" w14:textId="1FF0DDDF" w:rsidR="00CD4EB8" w:rsidRPr="005E7062" w:rsidRDefault="00332C9B">
      <w:pPr>
        <w:pStyle w:val="ListParagraph"/>
        <w:numPr>
          <w:ilvl w:val="0"/>
          <w:numId w:val="35"/>
        </w:numPr>
        <w:shd w:val="clear" w:color="auto" w:fill="FFFFFF"/>
        <w:spacing w:before="120" w:after="90" w:line="360" w:lineRule="auto"/>
        <w:jc w:val="left"/>
        <w:rPr>
          <w:rPrChange w:id="467" w:author="Author">
            <w:rPr>
              <w:rFonts w:ascii="Times New Roman" w:hAnsi="Times New Roman" w:cs="Times New Roman"/>
              <w:sz w:val="24"/>
              <w:szCs w:val="24"/>
            </w:rPr>
          </w:rPrChange>
        </w:rPr>
        <w:pPrChange w:id="468" w:author="Author">
          <w:pPr>
            <w:shd w:val="clear" w:color="auto" w:fill="FFFFFF"/>
            <w:spacing w:before="120" w:after="90" w:line="360" w:lineRule="auto"/>
            <w:jc w:val="left"/>
          </w:pPr>
        </w:pPrChange>
      </w:pPr>
      <w:del w:id="469" w:author="Author">
        <w:r w:rsidRPr="00EC0A79" w:rsidDel="005E7062">
          <w:rPr>
            <w:rFonts w:ascii="Times New Roman" w:hAnsi="Times New Roman" w:cs="Times New Roman"/>
            <w:sz w:val="36"/>
            <w:szCs w:val="36"/>
          </w:rPr>
          <w:br/>
        </w:r>
        <w:r w:rsidRPr="00D02998" w:rsidDel="005E7062">
          <w:rPr>
            <w:rFonts w:ascii="Times New Roman" w:hAnsi="Times New Roman" w:cs="Times New Roman"/>
            <w:sz w:val="24"/>
            <w:szCs w:val="24"/>
          </w:rPr>
          <w:tab/>
        </w:r>
      </w:del>
      <w:r w:rsidRPr="005E7062">
        <w:rPr>
          <w:rPrChange w:id="470" w:author="Author">
            <w:rPr>
              <w:rFonts w:ascii="Times New Roman" w:hAnsi="Times New Roman" w:cs="Times New Roman"/>
              <w:sz w:val="24"/>
              <w:szCs w:val="24"/>
              <w:lang w:val="vi-VN"/>
            </w:rPr>
          </w:rPrChange>
        </w:rPr>
        <w:t>Có thể nói ứng dụ</w:t>
      </w:r>
      <w:r w:rsidR="00F9298A" w:rsidRPr="005E7062">
        <w:rPr>
          <w:rPrChange w:id="471" w:author="Author">
            <w:rPr>
              <w:rFonts w:ascii="Times New Roman" w:hAnsi="Times New Roman" w:cs="Times New Roman"/>
              <w:sz w:val="24"/>
              <w:szCs w:val="24"/>
              <w:lang w:val="vi-VN"/>
            </w:rPr>
          </w:rPrChange>
        </w:rPr>
        <w:t xml:space="preserve">ng cơ </w:t>
      </w:r>
      <w:r w:rsidRPr="005E7062">
        <w:rPr>
          <w:rPrChange w:id="472" w:author="Author">
            <w:rPr>
              <w:rFonts w:ascii="Times New Roman" w:hAnsi="Times New Roman" w:cs="Times New Roman"/>
              <w:sz w:val="24"/>
              <w:szCs w:val="24"/>
              <w:lang w:val="vi-VN"/>
            </w:rPr>
          </w:rPrChange>
        </w:rPr>
        <w:t>bản là biến chữ viết tay thành</w:t>
      </w:r>
      <w:r w:rsidRPr="005E7062">
        <w:rPr>
          <w:rPrChange w:id="473" w:author="Author">
            <w:rPr>
              <w:rFonts w:ascii="Times New Roman" w:hAnsi="Times New Roman" w:cs="Times New Roman"/>
              <w:sz w:val="24"/>
              <w:szCs w:val="24"/>
            </w:rPr>
          </w:rPrChange>
        </w:rPr>
        <w:t xml:space="preserve"> </w:t>
      </w:r>
      <w:r w:rsidRPr="005E7062">
        <w:rPr>
          <w:rPrChange w:id="474" w:author="Author">
            <w:rPr>
              <w:rFonts w:ascii="Times New Roman" w:hAnsi="Times New Roman" w:cs="Times New Roman"/>
              <w:sz w:val="24"/>
              <w:szCs w:val="24"/>
            </w:rPr>
          </w:rPrChange>
        </w:rPr>
        <w:sym w:font="Wingdings" w:char="F0E0"/>
      </w:r>
      <w:r w:rsidRPr="005E7062">
        <w:rPr>
          <w:rPrChange w:id="475" w:author="Author">
            <w:rPr>
              <w:rFonts w:ascii="Times New Roman" w:hAnsi="Times New Roman" w:cs="Times New Roman"/>
              <w:sz w:val="24"/>
              <w:szCs w:val="24"/>
              <w:lang w:val="vi-VN"/>
            </w:rPr>
          </w:rPrChange>
        </w:rPr>
        <w:t xml:space="preserve"> chữ print</w:t>
      </w:r>
      <w:ins w:id="476" w:author="Author">
        <w:r w:rsidR="00B622D7">
          <w:t>.</w:t>
        </w:r>
      </w:ins>
    </w:p>
    <w:p w14:paraId="6ACCE36A" w14:textId="6CF88DC5" w:rsidR="001A70F2" w:rsidRDefault="001A70F2">
      <w:pPr>
        <w:shd w:val="clear" w:color="auto" w:fill="FFFFFF"/>
        <w:spacing w:before="120" w:after="90" w:line="360" w:lineRule="auto"/>
        <w:jc w:val="left"/>
        <w:rPr>
          <w:ins w:id="477" w:author="Author"/>
          <w:rFonts w:ascii="Times New Roman" w:hAnsi="Times New Roman" w:cs="Times New Roman"/>
          <w:sz w:val="24"/>
          <w:szCs w:val="24"/>
        </w:rPr>
      </w:pPr>
      <w:r w:rsidRPr="00663B95">
        <w:rPr>
          <w:rFonts w:ascii="Times New Roman" w:hAnsi="Times New Roman" w:cs="Times New Roman"/>
          <w:sz w:val="24"/>
          <w:szCs w:val="24"/>
          <w:rPrChange w:id="478" w:author="Author">
            <w:rPr/>
          </w:rPrChange>
        </w:rPr>
        <w:br w:type="page"/>
      </w:r>
    </w:p>
    <w:p w14:paraId="1663B614" w14:textId="05C6925D" w:rsidR="00354222" w:rsidRPr="00663B95" w:rsidRDefault="00354222">
      <w:pPr>
        <w:rPr>
          <w:rFonts w:eastAsia="Times New Roman"/>
          <w:color w:val="212121"/>
          <w:sz w:val="24"/>
          <w:szCs w:val="24"/>
          <w:rPrChange w:id="479" w:author="Author">
            <w:rPr>
              <w:rFonts w:eastAsia="Times New Roman"/>
              <w:color w:val="212121"/>
            </w:rPr>
          </w:rPrChange>
        </w:rPr>
        <w:pPrChange w:id="480" w:author="Author">
          <w:pPr>
            <w:pStyle w:val="ListParagraph"/>
            <w:numPr>
              <w:ilvl w:val="2"/>
              <w:numId w:val="27"/>
            </w:numPr>
            <w:shd w:val="clear" w:color="auto" w:fill="FFFFFF"/>
            <w:spacing w:before="120" w:after="90" w:line="360" w:lineRule="auto"/>
            <w:ind w:left="2160" w:hanging="360"/>
            <w:jc w:val="left"/>
          </w:pPr>
        </w:pPrChange>
      </w:pPr>
      <w:ins w:id="481" w:author="Author">
        <w:r w:rsidRPr="00AD2CAA">
          <w:rPr>
            <w:noProof/>
          </w:rPr>
          <w:lastRenderedPageBreak/>
          <w:drawing>
            <wp:inline distT="0" distB="0" distL="0" distR="0" wp14:anchorId="2DE9A445" wp14:editId="774FC487">
              <wp:extent cx="1419225" cy="552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9225" cy="552450"/>
                      </a:xfrm>
                      <a:prstGeom prst="rect">
                        <a:avLst/>
                      </a:prstGeom>
                    </pic:spPr>
                  </pic:pic>
                </a:graphicData>
              </a:graphic>
            </wp:inline>
          </w:drawing>
        </w:r>
      </w:ins>
    </w:p>
    <w:p w14:paraId="513D5237" w14:textId="56AB8ADD" w:rsidR="00D92464" w:rsidRPr="00AD2CAA" w:rsidRDefault="00354222" w:rsidP="00706D60">
      <w:pPr>
        <w:pStyle w:val="Heading1"/>
        <w:rPr>
          <w:rFonts w:ascii="Times New Roman" w:hAnsi="Times New Roman" w:cs="Times New Roman"/>
        </w:rPr>
      </w:pPr>
      <w:bookmarkStart w:id="482" w:name="_Toc56438120"/>
      <w:del w:id="483" w:author="Author">
        <w:r w:rsidRPr="00AD2CAA" w:rsidDel="00354222">
          <w:rPr>
            <w:rFonts w:ascii="Times New Roman" w:hAnsi="Times New Roman" w:cs="Times New Roman"/>
            <w:noProof/>
          </w:rPr>
          <w:drawing>
            <wp:inline distT="0" distB="0" distL="0" distR="0" wp14:anchorId="132765A9" wp14:editId="0DFB1914">
              <wp:extent cx="14192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9225" cy="552450"/>
                      </a:xfrm>
                      <a:prstGeom prst="rect">
                        <a:avLst/>
                      </a:prstGeom>
                    </pic:spPr>
                  </pic:pic>
                </a:graphicData>
              </a:graphic>
            </wp:inline>
          </w:drawing>
        </w:r>
      </w:del>
      <w:bookmarkStart w:id="484" w:name="_Toc56439878"/>
      <w:r w:rsidR="006E0513" w:rsidRPr="00AD2CAA">
        <w:rPr>
          <w:rFonts w:ascii="Times New Roman" w:hAnsi="Times New Roman" w:cs="Times New Roman"/>
        </w:rPr>
        <w:t>Công cụ Tensorflow</w:t>
      </w:r>
      <w:bookmarkEnd w:id="482"/>
      <w:bookmarkEnd w:id="484"/>
      <w:r w:rsidR="007E3246" w:rsidRPr="00AD2CAA">
        <w:rPr>
          <w:rFonts w:ascii="Times New Roman" w:hAnsi="Times New Roman" w:cs="Times New Roman"/>
        </w:rPr>
        <w:t xml:space="preserve"> </w:t>
      </w:r>
    </w:p>
    <w:p w14:paraId="3887F9CC" w14:textId="01F64E95" w:rsidR="00DF49F1" w:rsidRPr="00AD2CAA" w:rsidRDefault="006E0513">
      <w:pPr>
        <w:pStyle w:val="Heading2"/>
        <w:pPrChange w:id="485" w:author="Author">
          <w:pPr>
            <w:pStyle w:val="Heading2"/>
            <w:numPr>
              <w:ilvl w:val="0"/>
              <w:numId w:val="5"/>
            </w:numPr>
          </w:pPr>
        </w:pPrChange>
      </w:pPr>
      <w:bookmarkStart w:id="486" w:name="_Toc56438121"/>
      <w:bookmarkStart w:id="487" w:name="_Toc56439879"/>
      <w:r w:rsidRPr="00AD2CAA">
        <w:t>Nền tảng xây dựng Tool TensorFlow và khả năng hoạt động của nó</w:t>
      </w:r>
      <w:bookmarkEnd w:id="486"/>
      <w:bookmarkEnd w:id="487"/>
    </w:p>
    <w:p w14:paraId="5386DD93" w14:textId="7F3E8D78" w:rsidR="001B6CF2" w:rsidRPr="00BB124C" w:rsidRDefault="00DF49F1">
      <w:pPr>
        <w:pStyle w:val="Heading3"/>
        <w:pPrChange w:id="488" w:author="Author">
          <w:pPr>
            <w:pStyle w:val="ListParagraph"/>
            <w:numPr>
              <w:numId w:val="6"/>
            </w:numPr>
            <w:ind w:left="540" w:hanging="360"/>
          </w:pPr>
        </w:pPrChange>
      </w:pPr>
      <w:bookmarkStart w:id="489" w:name="_Toc56439880"/>
      <w:r w:rsidRPr="00BB124C">
        <w:t>Nền tảng xây dựng:</w:t>
      </w:r>
      <w:bookmarkEnd w:id="489"/>
    </w:p>
    <w:p w14:paraId="77EF41C4" w14:textId="70E48A02" w:rsidR="007E3246" w:rsidRPr="00BB124C" w:rsidRDefault="001B6CF2" w:rsidP="00EB2134">
      <w:pPr>
        <w:pStyle w:val="ListParagraph"/>
        <w:numPr>
          <w:ilvl w:val="0"/>
          <w:numId w:val="8"/>
        </w:numPr>
        <w:rPr>
          <w:rFonts w:ascii="Times New Roman" w:hAnsi="Times New Roman" w:cs="Times New Roman"/>
          <w:color w:val="000000" w:themeColor="text1"/>
          <w:sz w:val="24"/>
          <w:szCs w:val="24"/>
          <w:shd w:val="clear" w:color="auto" w:fill="FFFFFF"/>
        </w:rPr>
      </w:pPr>
      <w:r w:rsidRPr="00BB124C">
        <w:rPr>
          <w:rFonts w:ascii="Times New Roman" w:hAnsi="Times New Roman" w:cs="Times New Roman"/>
          <w:color w:val="000000" w:themeColor="text1"/>
          <w:sz w:val="24"/>
          <w:szCs w:val="24"/>
        </w:rPr>
        <w:t xml:space="preserve">TensorFlow là một nền tảng mã nguồn mở end-to-end dành cho </w:t>
      </w:r>
      <w:r w:rsidR="007E3246" w:rsidRPr="00BB124C">
        <w:rPr>
          <w:rFonts w:ascii="Times New Roman" w:hAnsi="Times New Roman" w:cs="Times New Roman"/>
          <w:color w:val="000000" w:themeColor="text1"/>
          <w:sz w:val="24"/>
          <w:szCs w:val="24"/>
        </w:rPr>
        <w:t xml:space="preserve">máy </w:t>
      </w:r>
      <w:r w:rsidRPr="00BB124C">
        <w:rPr>
          <w:rFonts w:ascii="Times New Roman" w:hAnsi="Times New Roman" w:cs="Times New Roman"/>
          <w:color w:val="000000" w:themeColor="text1"/>
          <w:sz w:val="24"/>
          <w:szCs w:val="24"/>
        </w:rPr>
        <w:t>họ</w:t>
      </w:r>
      <w:r w:rsidR="007E3246" w:rsidRPr="00BB124C">
        <w:rPr>
          <w:rFonts w:ascii="Times New Roman" w:hAnsi="Times New Roman" w:cs="Times New Roman"/>
          <w:color w:val="000000" w:themeColor="text1"/>
          <w:sz w:val="24"/>
          <w:szCs w:val="24"/>
        </w:rPr>
        <w:t>c</w:t>
      </w:r>
      <w:r w:rsidRPr="00BB124C">
        <w:rPr>
          <w:rFonts w:ascii="Times New Roman" w:hAnsi="Times New Roman" w:cs="Times New Roman"/>
          <w:color w:val="000000" w:themeColor="text1"/>
          <w:sz w:val="24"/>
          <w:szCs w:val="24"/>
        </w:rPr>
        <w:t>. Nó có một hệ sinh thái toàn diện, linh hoạt gồm các công cụ, thư viện và tài nguyên cộng đồng cho phép các nhà nghiên cứu đẩy mạnh tính năng hiện đại trong ML và các nhà phát triển dễ dàng xây dựng và triển khai các ứng dụng hỗ trợ ML</w:t>
      </w:r>
      <w:r w:rsidR="007E3246" w:rsidRPr="00BB124C">
        <w:rPr>
          <w:rFonts w:ascii="Times New Roman" w:hAnsi="Times New Roman" w:cs="Times New Roman"/>
          <w:color w:val="000000" w:themeColor="text1"/>
          <w:sz w:val="24"/>
          <w:szCs w:val="24"/>
        </w:rPr>
        <w:t>.</w:t>
      </w:r>
    </w:p>
    <w:p w14:paraId="30BAF597" w14:textId="519623D3" w:rsidR="007E3246" w:rsidRPr="00BB124C" w:rsidRDefault="007E3246" w:rsidP="00354222">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Xây dựng mô hình dễ dàng: </w:t>
      </w:r>
      <w:r w:rsidRPr="00BB124C">
        <w:rPr>
          <w:rFonts w:ascii="Times New Roman" w:hAnsi="Times New Roman" w:cs="Times New Roman"/>
          <w:color w:val="616161"/>
          <w:sz w:val="24"/>
          <w:szCs w:val="24"/>
        </w:rPr>
        <w:t>Dễ dàng xây dựng và đào tạo các mô hình ML bằng cách sử dụng các API cấp cao trực quan như Keras với khả năng thực thi nhanh chóng, giúp lặp lại mô hình ngay lập tức và gỡ lỗi dễ dàng.</w:t>
      </w:r>
    </w:p>
    <w:p w14:paraId="0F6C5F3A" w14:textId="2AAC64DC" w:rsidR="007E3246" w:rsidRPr="00BB124C" w:rsidRDefault="007E3246" w:rsidP="00354222">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Sản xuất ML mạnh mẽ ở mọi nơi: </w:t>
      </w:r>
      <w:r w:rsidRPr="00BB124C">
        <w:rPr>
          <w:rFonts w:ascii="Times New Roman" w:hAnsi="Times New Roman" w:cs="Times New Roman"/>
          <w:color w:val="616161"/>
          <w:sz w:val="24"/>
          <w:szCs w:val="24"/>
        </w:rPr>
        <w:t>Dễ dàng xây dựng và đào tạo các mô hình ML bằng cách sử dụng các API cấp cao trực quan như Keras với khả năng thực thi nhanh chóng, giúp lặp lại mô hình ngay lập tức và gỡ lỗi dễ dàng.</w:t>
      </w:r>
    </w:p>
    <w:p w14:paraId="4B8DDE7B" w14:textId="53916847" w:rsidR="007E3246" w:rsidRPr="00BB124C" w:rsidDel="00354222" w:rsidRDefault="007E3246">
      <w:pPr>
        <w:pStyle w:val="ListParagraph"/>
        <w:numPr>
          <w:ilvl w:val="1"/>
          <w:numId w:val="11"/>
        </w:numPr>
        <w:rPr>
          <w:del w:id="490" w:author="Author"/>
          <w:rFonts w:ascii="Times New Roman" w:hAnsi="Times New Roman" w:cs="Times New Roman"/>
          <w:sz w:val="24"/>
          <w:szCs w:val="24"/>
        </w:rPr>
      </w:pPr>
      <w:r w:rsidRPr="00354222">
        <w:rPr>
          <w:rFonts w:ascii="Times New Roman" w:hAnsi="Times New Roman" w:cs="Times New Roman"/>
          <w:sz w:val="24"/>
          <w:szCs w:val="24"/>
        </w:rPr>
        <w:t xml:space="preserve">Thử nghiệm mạnh mẽ để nghiên cứu: </w:t>
      </w:r>
      <w:r w:rsidRPr="00354222">
        <w:rPr>
          <w:rFonts w:ascii="Times New Roman" w:hAnsi="Times New Roman" w:cs="Times New Roman"/>
          <w:color w:val="616161"/>
          <w:sz w:val="24"/>
          <w:szCs w:val="24"/>
        </w:rPr>
        <w:t>Một kiến ​​trúc đơn giản và linh hoạt để đưa các ý tưởng mới từ khái niệm đến mã, đến các mô hình hiện đại và xuất bản nhanh hơn.</w:t>
      </w:r>
    </w:p>
    <w:p w14:paraId="3746C18B" w14:textId="77777777" w:rsidR="00354222" w:rsidRPr="00354222" w:rsidRDefault="00354222" w:rsidP="00EB2134">
      <w:pPr>
        <w:pStyle w:val="ListParagraph"/>
        <w:numPr>
          <w:ilvl w:val="1"/>
          <w:numId w:val="11"/>
        </w:numPr>
        <w:rPr>
          <w:ins w:id="491" w:author="Author"/>
          <w:rFonts w:ascii="Times New Roman" w:hAnsi="Times New Roman" w:cs="Times New Roman"/>
          <w:color w:val="000000" w:themeColor="text1"/>
          <w:sz w:val="24"/>
          <w:szCs w:val="24"/>
          <w:shd w:val="clear" w:color="auto" w:fill="FFFFFF"/>
          <w:rPrChange w:id="492" w:author="Author">
            <w:rPr>
              <w:ins w:id="493" w:author="Author"/>
              <w:rFonts w:ascii="Times New Roman" w:hAnsi="Times New Roman" w:cs="Times New Roman"/>
              <w:color w:val="000000" w:themeColor="text1"/>
              <w:sz w:val="24"/>
              <w:szCs w:val="24"/>
            </w:rPr>
          </w:rPrChange>
        </w:rPr>
      </w:pPr>
    </w:p>
    <w:p w14:paraId="1C9CE72F" w14:textId="7C21C9C7" w:rsidR="001B6CF2" w:rsidRPr="00354222" w:rsidRDefault="007E3246">
      <w:pPr>
        <w:pStyle w:val="ListParagraph"/>
        <w:ind w:left="1440"/>
        <w:rPr>
          <w:rStyle w:val="Strong"/>
          <w:rFonts w:ascii="Times New Roman" w:hAnsi="Times New Roman" w:cs="Times New Roman"/>
          <w:b w:val="0"/>
          <w:bCs w:val="0"/>
          <w:color w:val="000000" w:themeColor="text1"/>
          <w:sz w:val="22"/>
          <w:shd w:val="clear" w:color="auto" w:fill="FFFFFF"/>
          <w:rPrChange w:id="494" w:author="Author">
            <w:rPr>
              <w:rStyle w:val="Strong"/>
              <w:rFonts w:ascii="Times New Roman" w:hAnsi="Times New Roman" w:cs="Times New Roman"/>
              <w:b w:val="0"/>
              <w:bCs w:val="0"/>
              <w:color w:val="000000" w:themeColor="text1"/>
              <w:sz w:val="24"/>
              <w:szCs w:val="24"/>
              <w:shd w:val="clear" w:color="auto" w:fill="FFFFFF"/>
            </w:rPr>
          </w:rPrChange>
        </w:rPr>
        <w:pPrChange w:id="495" w:author="Author">
          <w:pPr>
            <w:jc w:val="left"/>
          </w:pPr>
        </w:pPrChange>
      </w:pPr>
      <w:r w:rsidRPr="00354222">
        <w:rPr>
          <w:rFonts w:ascii="Times New Roman" w:hAnsi="Times New Roman" w:cs="Times New Roman"/>
          <w:color w:val="000000" w:themeColor="text1"/>
          <w:sz w:val="22"/>
          <w:rPrChange w:id="496" w:author="Author">
            <w:rPr>
              <w:rFonts w:ascii="Times New Roman" w:hAnsi="Times New Roman" w:cs="Times New Roman"/>
              <w:b/>
              <w:bCs/>
              <w:color w:val="000000" w:themeColor="text1"/>
              <w:sz w:val="24"/>
              <w:szCs w:val="24"/>
            </w:rPr>
          </w:rPrChange>
        </w:rPr>
        <w:t>(</w:t>
      </w:r>
      <w:r w:rsidRPr="00354222">
        <w:rPr>
          <w:rFonts w:ascii="Times New Roman" w:hAnsi="Times New Roman" w:cs="Times New Roman"/>
          <w:color w:val="050505"/>
          <w:sz w:val="22"/>
          <w:shd w:val="clear" w:color="auto" w:fill="FFFFFF"/>
          <w:rPrChange w:id="497" w:author="Author">
            <w:rPr>
              <w:rFonts w:ascii="Times New Roman" w:hAnsi="Times New Roman" w:cs="Times New Roman"/>
              <w:color w:val="050505"/>
              <w:sz w:val="24"/>
              <w:szCs w:val="24"/>
              <w:shd w:val="clear" w:color="auto" w:fill="FFFFFF"/>
            </w:rPr>
          </w:rPrChange>
        </w:rPr>
        <w:t>Machine learning (viết tắt là ML): máy có khả năng thích nghi với các điều kiện môi trường xung quanh để rút trích ra các nguyên lý từ tri thức thu nhận được phục vụ cho việc ra quyết định.)</w:t>
      </w:r>
    </w:p>
    <w:p w14:paraId="4A5DA906" w14:textId="77777777" w:rsidR="00DF49F1" w:rsidRPr="00BB124C" w:rsidRDefault="00DF49F1" w:rsidP="00EB2134">
      <w:pPr>
        <w:pStyle w:val="ListParagraph"/>
        <w:numPr>
          <w:ilvl w:val="0"/>
          <w:numId w:val="8"/>
        </w:numPr>
        <w:rPr>
          <w:rFonts w:ascii="Times New Roman" w:hAnsi="Times New Roman" w:cs="Times New Roman"/>
          <w:color w:val="222222"/>
          <w:sz w:val="24"/>
          <w:szCs w:val="24"/>
          <w:shd w:val="clear" w:color="auto" w:fill="FFFFFF"/>
        </w:rPr>
      </w:pPr>
      <w:r w:rsidRPr="00BB124C">
        <w:rPr>
          <w:rStyle w:val="Strong"/>
          <w:rFonts w:ascii="Times New Roman" w:hAnsi="Times New Roman" w:cs="Times New Roman"/>
          <w:i/>
          <w:iCs/>
          <w:color w:val="222222"/>
          <w:sz w:val="24"/>
          <w:szCs w:val="24"/>
          <w:shd w:val="clear" w:color="auto" w:fill="FFFFFF"/>
        </w:rPr>
        <w:t>Tensorflow là gì?</w:t>
      </w:r>
      <w:r w:rsidRPr="00BB124C">
        <w:rPr>
          <w:rFonts w:ascii="Times New Roman" w:hAnsi="Times New Roman" w:cs="Times New Roman"/>
          <w:color w:val="222222"/>
          <w:sz w:val="24"/>
          <w:szCs w:val="24"/>
          <w:shd w:val="clear" w:color="auto" w:fill="FFFFFF"/>
        </w:rPr>
        <w:t> – Với sự bùng nổ của lĩnh vực </w:t>
      </w:r>
      <w:hyperlink r:id="rId16" w:tgtFrame="_blank" w:history="1">
        <w:r w:rsidRPr="00BB124C">
          <w:rPr>
            <w:rStyle w:val="Hyperlink"/>
            <w:rFonts w:ascii="Times New Roman" w:hAnsi="Times New Roman" w:cs="Times New Roman"/>
            <w:color w:val="000000" w:themeColor="text1"/>
            <w:sz w:val="24"/>
            <w:szCs w:val="24"/>
            <w:u w:val="none"/>
            <w:shd w:val="clear" w:color="auto" w:fill="FFFFFF"/>
          </w:rPr>
          <w:t>Trí Tuệ Nhân Tạo – A.I.</w:t>
        </w:r>
      </w:hyperlink>
      <w:r w:rsidRPr="00BB124C">
        <w:rPr>
          <w:rFonts w:ascii="Times New Roman" w:hAnsi="Times New Roman" w:cs="Times New Roman"/>
          <w:color w:val="222222"/>
          <w:sz w:val="24"/>
          <w:szCs w:val="24"/>
          <w:shd w:val="clear" w:color="auto" w:fill="FFFFFF"/>
        </w:rPr>
        <w:t> trong thập kỷ vừa qua, machine learning và deep learning rõ ràng cũng phát triển theo cùng. Và ở thời điểm hiện tại, </w:t>
      </w:r>
      <w:hyperlink r:id="rId17" w:tgtFrame="_blank" w:history="1">
        <w:r w:rsidRPr="00BB124C">
          <w:rPr>
            <w:rStyle w:val="Hyperlink"/>
            <w:rFonts w:ascii="Times New Roman" w:hAnsi="Times New Roman" w:cs="Times New Roman"/>
            <w:color w:val="000000" w:themeColor="text1"/>
            <w:sz w:val="24"/>
            <w:szCs w:val="24"/>
            <w:u w:val="none"/>
            <w:shd w:val="clear" w:color="auto" w:fill="FFFFFF"/>
          </w:rPr>
          <w:t>TensorFlow</w:t>
        </w:r>
      </w:hyperlink>
      <w:r w:rsidRPr="00BB124C">
        <w:rPr>
          <w:rFonts w:ascii="Times New Roman" w:hAnsi="Times New Roman" w:cs="Times New Roman"/>
          <w:color w:val="222222"/>
          <w:sz w:val="24"/>
          <w:szCs w:val="24"/>
          <w:shd w:val="clear" w:color="auto" w:fill="FFFFFF"/>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w:t>
      </w:r>
    </w:p>
    <w:p w14:paraId="062A38CE" w14:textId="77777777" w:rsidR="00DF49F1" w:rsidRPr="00BB124C" w:rsidRDefault="00DF49F1" w:rsidP="00EB2134">
      <w:pPr>
        <w:pStyle w:val="ListParagraph"/>
        <w:numPr>
          <w:ilvl w:val="0"/>
          <w:numId w:val="8"/>
        </w:numPr>
        <w:rPr>
          <w:rFonts w:ascii="Times New Roman" w:hAnsi="Times New Roman" w:cs="Times New Roman"/>
          <w:color w:val="222222"/>
          <w:sz w:val="24"/>
          <w:szCs w:val="24"/>
          <w:shd w:val="clear" w:color="auto" w:fill="FFFFFF"/>
        </w:rPr>
      </w:pPr>
      <w:r w:rsidRPr="00BB124C">
        <w:rPr>
          <w:rFonts w:ascii="Times New Roman" w:hAnsi="Times New Roman" w:cs="Times New Roman"/>
          <w:b/>
          <w:bCs/>
          <w:i/>
          <w:iCs/>
          <w:color w:val="222222"/>
          <w:sz w:val="24"/>
          <w:szCs w:val="24"/>
          <w:shd w:val="clear" w:color="auto" w:fill="FFFFFF"/>
        </w:rPr>
        <w:t>TensorFlow</w:t>
      </w:r>
      <w:r w:rsidRPr="00BB124C">
        <w:rPr>
          <w:rFonts w:ascii="Times New Roman" w:hAnsi="Times New Roman" w:cs="Times New Roman"/>
          <w:color w:val="222222"/>
          <w:sz w:val="24"/>
          <w:szCs w:val="24"/>
          <w:shd w:val="clear" w:color="auto" w:fill="FFFFFF"/>
        </w:rPr>
        <w:t xml:space="preserve"> 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1CD1E059" w14:textId="77777777" w:rsidR="007A0513" w:rsidRPr="00BB124C" w:rsidRDefault="00DF49F1" w:rsidP="00EB2134">
      <w:pPr>
        <w:pStyle w:val="ListParagraph"/>
        <w:numPr>
          <w:ilvl w:val="0"/>
          <w:numId w:val="8"/>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2.0, được ra mắt vào tháng 10 năm 2019, cải tiến framework theo nhiều cách dựa trên phản hồi của người dùng, để dễ dàng và hiệu quả hơn khi làm việc cùng nó (ví dụ: bằng cách sử dụng các Keras API liên quan đơn giản cho việc train model). Train phân tán dễ chạy hơn nhờ vào API mới và sự hỗ trợ cho TensorFlow Lite cho phép triển khai các mô hình trên khá nhiều nền tảng khác nhau. Tuy nhiên, nếu đã viết code trên các phiên bản trước đó của TensorFlow thì bạn phải viết lại, đôi lúc 1 ít, đôi lúc cũng khá đáng kể, để tận dụng tối đa các tính năng mới của TensorFlow 2.0. </w:t>
      </w:r>
    </w:p>
    <w:p w14:paraId="3A9881EF" w14:textId="77777777" w:rsidR="00DF49F1" w:rsidRPr="00BB124C" w:rsidRDefault="00DF49F1" w:rsidP="00DF49F1">
      <w:pPr>
        <w:pStyle w:val="ListParagraph"/>
        <w:rPr>
          <w:rFonts w:ascii="Times New Roman" w:hAnsi="Times New Roman" w:cs="Times New Roman"/>
          <w:sz w:val="24"/>
          <w:szCs w:val="24"/>
        </w:rPr>
      </w:pPr>
    </w:p>
    <w:p w14:paraId="07BD923B" w14:textId="77777777" w:rsidR="00DF49F1" w:rsidRPr="00BB124C" w:rsidRDefault="00DF49F1">
      <w:pPr>
        <w:pStyle w:val="Heading3"/>
        <w:pPrChange w:id="498" w:author="Author">
          <w:pPr>
            <w:pStyle w:val="ListParagraph"/>
            <w:numPr>
              <w:numId w:val="6"/>
            </w:numPr>
            <w:ind w:left="540" w:hanging="360"/>
          </w:pPr>
        </w:pPrChange>
      </w:pPr>
      <w:bookmarkStart w:id="499" w:name="_Toc56439881"/>
      <w:r w:rsidRPr="00BB124C">
        <w:t>Khả năng hoạt động:</w:t>
      </w:r>
      <w:bookmarkEnd w:id="499"/>
    </w:p>
    <w:p w14:paraId="0E9FA433"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 xml:space="preserve">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w:t>
      </w:r>
      <w:r w:rsidRPr="00BB124C">
        <w:rPr>
          <w:rFonts w:ascii="Times New Roman" w:hAnsi="Times New Roman" w:cs="Times New Roman"/>
          <w:color w:val="222222"/>
          <w:sz w:val="24"/>
          <w:szCs w:val="24"/>
          <w:shd w:val="clear" w:color="auto" w:fill="FFFFFF"/>
        </w:rPr>
        <w:lastRenderedPageBreak/>
        <w:t>đường sự nghiệp trong lĩnh vực A.I. này, nắm rõ những điều cơ bản của TensorFlow thực sự rất quan trọng.</w:t>
      </w:r>
    </w:p>
    <w:p w14:paraId="1D6AE5F0"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cho phép các lập trình viên tạo ra dataflow graph, cấu trúc mô tả làm thế nào dữ liệu có thể di chuyển qua 1 biểu đồ, hay 1 sê-ri các node đang xử lý. Mỗi node trong đồ thị đại diện 1 operation toán học, và mỗi kết nối hay edge giữa các node là 1 mảng dữ liệu đa chiều, hay còn được gọi là ‘tensor’.</w:t>
      </w:r>
    </w:p>
    <w:p w14:paraId="2903DE83"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cung cấp tất cả những điều này cho lập trình viên theo phương thức của ngôn ngữ Python. Vì Python khá dễ học và làm việc, ngoài ra còn cung cấp nhiều cách tiện lợi để ta hiểu được làm thế nào các high-level abstractions có thể kết hợp cùng nhau. Node và tensor trong TensorFlow là các đối tượng Python, và các ứng dụng TensorFlow bản thân chúng cũng là các ứng dụng Python.</w:t>
      </w:r>
    </w:p>
    <w:p w14:paraId="147C1585"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Các operation toán học thực sự thì không được thi hành bằng Python. Các thư viện biến đổi có sẵn thông qua TensorFlow được viết bằng các binary C++ hiệu suất cao. Python chỉ điều hướng lưu lượng giữa các phần và cung cấp các high-level abstraction lập trình để nối chúng lại với nhau.</w:t>
      </w:r>
    </w:p>
    <w:p w14:paraId="77523F31" w14:textId="77777777" w:rsidR="001B6CF2" w:rsidRPr="00AD2CAA" w:rsidRDefault="001B6CF2" w:rsidP="001B6CF2">
      <w:pPr>
        <w:pStyle w:val="ListParagraph"/>
        <w:rPr>
          <w:rFonts w:ascii="Times New Roman" w:hAnsi="Times New Roman" w:cs="Times New Roman"/>
        </w:rPr>
      </w:pPr>
    </w:p>
    <w:p w14:paraId="294F3DA1" w14:textId="6D2BC328" w:rsidR="00BB124C" w:rsidRDefault="00DF49F1">
      <w:pPr>
        <w:pStyle w:val="Heading2"/>
        <w:pPrChange w:id="500" w:author="Author">
          <w:pPr>
            <w:pStyle w:val="Heading2"/>
            <w:numPr>
              <w:ilvl w:val="0"/>
              <w:numId w:val="5"/>
            </w:numPr>
            <w:spacing w:line="360" w:lineRule="auto"/>
          </w:pPr>
        </w:pPrChange>
      </w:pPr>
      <w:bookmarkStart w:id="501" w:name="_Toc56438122"/>
      <w:bookmarkStart w:id="502" w:name="_Toc56439882"/>
      <w:r w:rsidRPr="00AD2CAA">
        <w:t xml:space="preserve">Các hỗ trợ từ Tool </w:t>
      </w:r>
      <w:r w:rsidRPr="00F077AD">
        <w:rPr>
          <w:rPrChange w:id="503" w:author="Author">
            <w:rPr>
              <w:rFonts w:ascii="Times New Roman" w:hAnsi="Times New Roman" w:cs="Times New Roman"/>
            </w:rPr>
          </w:rPrChange>
        </w:rPr>
        <w:t>TensorFlow</w:t>
      </w:r>
      <w:r w:rsidRPr="00AD2CAA">
        <w:t xml:space="preserve"> (hàm, chức năng, cách sử dụng)</w:t>
      </w:r>
      <w:bookmarkEnd w:id="501"/>
      <w:bookmarkEnd w:id="502"/>
    </w:p>
    <w:p w14:paraId="0627F8E1" w14:textId="77777777" w:rsidR="006032A2" w:rsidRDefault="006032A2" w:rsidP="00383B62">
      <w:pPr>
        <w:pStyle w:val="ListParagraph"/>
        <w:numPr>
          <w:ilvl w:val="0"/>
          <w:numId w:val="13"/>
        </w:numPr>
        <w:rPr>
          <w:rFonts w:ascii="Times New Roman" w:hAnsi="Times New Roman" w:cs="Times New Roman"/>
          <w:sz w:val="24"/>
          <w:szCs w:val="24"/>
        </w:rPr>
        <w:sectPr w:rsidR="006032A2" w:rsidSect="00FB4730">
          <w:headerReference w:type="even" r:id="rId18"/>
          <w:headerReference w:type="default" r:id="rId19"/>
          <w:footerReference w:type="even" r:id="rId20"/>
          <w:footerReference w:type="default" r:id="rId21"/>
          <w:pgSz w:w="11909" w:h="16834" w:code="9"/>
          <w:pgMar w:top="1440" w:right="1440" w:bottom="1440" w:left="1440" w:header="720" w:footer="720" w:gutter="0"/>
          <w:cols w:space="720"/>
          <w:titlePg/>
          <w:docGrid w:linePitch="360"/>
        </w:sectPr>
      </w:pPr>
    </w:p>
    <w:p w14:paraId="17F5AA94" w14:textId="649A8962" w:rsidR="00383B62" w:rsidRPr="00BB124C" w:rsidRDefault="006032A2" w:rsidP="00383B62">
      <w:pPr>
        <w:pStyle w:val="ListParagraph"/>
        <w:numPr>
          <w:ilvl w:val="0"/>
          <w:numId w:val="13"/>
        </w:numPr>
        <w:rPr>
          <w:rFonts w:ascii="Times New Roman" w:hAnsi="Times New Roman" w:cs="Times New Roman"/>
          <w:sz w:val="24"/>
          <w:szCs w:val="24"/>
        </w:rPr>
      </w:pPr>
      <w:r w:rsidRPr="00BB124C">
        <w:rPr>
          <w:rFonts w:ascii="Times New Roman" w:hAnsi="Times New Roman" w:cs="Times New Roman"/>
          <w:noProof/>
          <w:sz w:val="24"/>
          <w:szCs w:val="24"/>
        </w:rPr>
        <w:drawing>
          <wp:anchor distT="0" distB="0" distL="114300" distR="114300" simplePos="0" relativeHeight="251689984" behindDoc="1" locked="0" layoutInCell="1" allowOverlap="1" wp14:anchorId="79049972" wp14:editId="2ABA4523">
            <wp:simplePos x="0" y="0"/>
            <wp:positionH relativeFrom="column">
              <wp:posOffset>341065</wp:posOffset>
            </wp:positionH>
            <wp:positionV relativeFrom="paragraph">
              <wp:posOffset>236185</wp:posOffset>
            </wp:positionV>
            <wp:extent cx="2823845" cy="1333500"/>
            <wp:effectExtent l="0" t="0" r="0" b="0"/>
            <wp:wrapTight wrapText="bothSides">
              <wp:wrapPolygon edited="0">
                <wp:start x="0" y="0"/>
                <wp:lineTo x="0" y="21291"/>
                <wp:lineTo x="21420" y="21291"/>
                <wp:lineTo x="2142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3845" cy="1333500"/>
                    </a:xfrm>
                    <a:prstGeom prst="rect">
                      <a:avLst/>
                    </a:prstGeom>
                  </pic:spPr>
                </pic:pic>
              </a:graphicData>
            </a:graphic>
          </wp:anchor>
        </w:drawing>
      </w:r>
      <w:r w:rsidR="00383B62" w:rsidRPr="00BB124C">
        <w:rPr>
          <w:rFonts w:ascii="Times New Roman" w:hAnsi="Times New Roman" w:cs="Times New Roman"/>
          <w:sz w:val="24"/>
          <w:szCs w:val="24"/>
        </w:rPr>
        <w:t>Colab:</w:t>
      </w:r>
      <w:r w:rsidR="00383B62" w:rsidRPr="00BB124C">
        <w:rPr>
          <w:rFonts w:ascii="Times New Roman" w:hAnsi="Times New Roman" w:cs="Times New Roman"/>
          <w:noProof/>
          <w:sz w:val="24"/>
          <w:szCs w:val="24"/>
        </w:rPr>
        <w:t xml:space="preserve"> </w:t>
      </w:r>
    </w:p>
    <w:p w14:paraId="469DB167" w14:textId="0AC938F3" w:rsidR="00383B62" w:rsidRPr="00BB124C" w:rsidRDefault="00383B62" w:rsidP="00383B62">
      <w:pPr>
        <w:pStyle w:val="ListParagraph"/>
        <w:rPr>
          <w:rFonts w:ascii="Times New Roman" w:hAnsi="Times New Roman" w:cs="Times New Roman"/>
          <w:sz w:val="24"/>
          <w:szCs w:val="24"/>
        </w:rPr>
      </w:pPr>
      <w:r w:rsidRPr="00BB124C">
        <w:rPr>
          <w:rFonts w:ascii="Times New Roman" w:hAnsi="Times New Roman" w:cs="Times New Roman"/>
          <w:sz w:val="24"/>
          <w:szCs w:val="24"/>
        </w:rPr>
        <w:t xml:space="preserve"> </w:t>
      </w:r>
    </w:p>
    <w:p w14:paraId="2AAB9AC1" w14:textId="2E4D9DF2" w:rsidR="00383B62" w:rsidRPr="00BB124C" w:rsidRDefault="00383B62" w:rsidP="00383B62">
      <w:pPr>
        <w:rPr>
          <w:rFonts w:ascii="Times New Roman" w:hAnsi="Times New Roman" w:cs="Times New Roman"/>
          <w:b/>
          <w:sz w:val="24"/>
          <w:szCs w:val="24"/>
        </w:rPr>
      </w:pPr>
      <w:r w:rsidRPr="00BB124C">
        <w:rPr>
          <w:rFonts w:ascii="Times New Roman" w:hAnsi="Times New Roman" w:cs="Times New Roman"/>
          <w:b/>
          <w:sz w:val="24"/>
          <w:szCs w:val="24"/>
        </w:rPr>
        <w:br/>
        <w:t>Colaboratory là gì?</w:t>
      </w:r>
    </w:p>
    <w:p w14:paraId="145CABE4" w14:textId="77777777" w:rsidR="00383B62" w:rsidRPr="00BB124C" w:rsidRDefault="00383B62" w:rsidP="004C6381">
      <w:pPr>
        <w:pStyle w:val="NormalWeb"/>
        <w:shd w:val="clear" w:color="auto" w:fill="FFFFFF"/>
        <w:spacing w:before="120" w:beforeAutospacing="0" w:after="90" w:afterAutospacing="0"/>
        <w:rPr>
          <w:color w:val="212121"/>
        </w:rPr>
      </w:pPr>
      <w:r w:rsidRPr="00BB124C">
        <w:rPr>
          <w:color w:val="212121"/>
        </w:rPr>
        <w:t>Colaboratory (gọi tắt là "Colab") cho phép bạn viết và thực thi Python trong trình duyệt với các lợi ích sau:</w:t>
      </w:r>
    </w:p>
    <w:p w14:paraId="423B1222" w14:textId="77777777" w:rsidR="00383B62" w:rsidRPr="00BB124C" w:rsidRDefault="00383B62" w:rsidP="00EB2134">
      <w:pPr>
        <w:numPr>
          <w:ilvl w:val="0"/>
          <w:numId w:val="12"/>
        </w:numPr>
        <w:shd w:val="clear" w:color="auto" w:fill="FFFFFF"/>
        <w:spacing w:before="100" w:beforeAutospacing="1" w:after="100" w:afterAutospacing="1"/>
        <w:rPr>
          <w:rFonts w:ascii="Times New Roman" w:hAnsi="Times New Roman" w:cs="Times New Roman"/>
          <w:color w:val="212121"/>
          <w:sz w:val="24"/>
          <w:szCs w:val="24"/>
        </w:rPr>
      </w:pPr>
      <w:r w:rsidRPr="00BB124C">
        <w:rPr>
          <w:rFonts w:ascii="Times New Roman" w:hAnsi="Times New Roman" w:cs="Times New Roman"/>
          <w:color w:val="212121"/>
          <w:sz w:val="24"/>
          <w:szCs w:val="24"/>
        </w:rPr>
        <w:t>Không yêu cầu cấu hình</w:t>
      </w:r>
    </w:p>
    <w:p w14:paraId="6F33870D" w14:textId="02F6E97E" w:rsidR="00383B62" w:rsidRPr="00BB124C" w:rsidRDefault="00383B62" w:rsidP="00EB2134">
      <w:pPr>
        <w:numPr>
          <w:ilvl w:val="0"/>
          <w:numId w:val="12"/>
        </w:numPr>
        <w:shd w:val="clear" w:color="auto" w:fill="FFFFFF"/>
        <w:spacing w:before="100" w:beforeAutospacing="1" w:after="100" w:afterAutospacing="1"/>
        <w:rPr>
          <w:rFonts w:ascii="Times New Roman" w:hAnsi="Times New Roman" w:cs="Times New Roman"/>
          <w:color w:val="212121"/>
          <w:sz w:val="24"/>
          <w:szCs w:val="24"/>
        </w:rPr>
      </w:pPr>
      <w:r w:rsidRPr="00BB124C">
        <w:rPr>
          <w:rFonts w:ascii="Times New Roman" w:hAnsi="Times New Roman" w:cs="Times New Roman"/>
          <w:color w:val="212121"/>
          <w:sz w:val="24"/>
          <w:szCs w:val="24"/>
        </w:rPr>
        <w:t>Sử dụng miễn phí GPU</w:t>
      </w:r>
      <w:r w:rsidR="006032A2">
        <w:rPr>
          <w:rFonts w:ascii="Times New Roman" w:hAnsi="Times New Roman" w:cs="Times New Roman"/>
          <w:color w:val="212121"/>
          <w:sz w:val="24"/>
          <w:szCs w:val="24"/>
        </w:rPr>
        <w:t xml:space="preserve"> </w:t>
      </w:r>
      <w:r w:rsidRPr="00BB124C">
        <w:rPr>
          <w:rFonts w:ascii="Times New Roman" w:hAnsi="Times New Roman" w:cs="Times New Roman"/>
          <w:color w:val="202124"/>
          <w:sz w:val="24"/>
          <w:szCs w:val="24"/>
          <w:shd w:val="clear" w:color="auto" w:fill="FFFFFF"/>
        </w:rPr>
        <w:t>(Graphics Processing Unit – bộ xử lý đồ họa)</w:t>
      </w:r>
    </w:p>
    <w:p w14:paraId="3E27DBDE" w14:textId="1C236B7A" w:rsidR="006032A2" w:rsidRDefault="00383B62" w:rsidP="00EB2134">
      <w:pPr>
        <w:numPr>
          <w:ilvl w:val="0"/>
          <w:numId w:val="12"/>
        </w:numPr>
        <w:shd w:val="clear" w:color="auto" w:fill="FFFFFF"/>
        <w:spacing w:before="100" w:beforeAutospacing="1" w:after="100" w:afterAutospacing="1"/>
        <w:rPr>
          <w:rFonts w:ascii="Times New Roman" w:hAnsi="Times New Roman" w:cs="Times New Roman"/>
          <w:color w:val="212121"/>
          <w:sz w:val="24"/>
          <w:szCs w:val="24"/>
        </w:rPr>
      </w:pPr>
      <w:r w:rsidRPr="00BB124C">
        <w:rPr>
          <w:rFonts w:ascii="Times New Roman" w:hAnsi="Times New Roman" w:cs="Times New Roman"/>
          <w:color w:val="212121"/>
          <w:sz w:val="24"/>
          <w:szCs w:val="24"/>
        </w:rPr>
        <w:t>Chia sẻ dễ dàng</w:t>
      </w:r>
    </w:p>
    <w:p w14:paraId="3BDB02D9" w14:textId="77777777" w:rsidR="006032A2" w:rsidRDefault="006032A2" w:rsidP="00EB2134">
      <w:pPr>
        <w:shd w:val="clear" w:color="auto" w:fill="FFFFFF"/>
        <w:spacing w:before="100" w:beforeAutospacing="1" w:after="100" w:afterAutospacing="1"/>
        <w:rPr>
          <w:rFonts w:ascii="Times New Roman" w:hAnsi="Times New Roman" w:cs="Times New Roman"/>
          <w:color w:val="212121"/>
          <w:sz w:val="24"/>
          <w:szCs w:val="24"/>
          <w:shd w:val="clear" w:color="auto" w:fill="FFFFFF"/>
        </w:rPr>
        <w:sectPr w:rsidR="006032A2" w:rsidSect="00827934">
          <w:type w:val="continuous"/>
          <w:pgSz w:w="11909" w:h="16834" w:code="9"/>
          <w:pgMar w:top="1440" w:right="1440" w:bottom="1440" w:left="1440" w:header="720" w:footer="720" w:gutter="0"/>
          <w:cols w:num="2" w:space="965"/>
          <w:titlePg/>
          <w:docGrid w:linePitch="360"/>
        </w:sectPr>
      </w:pPr>
    </w:p>
    <w:p w14:paraId="15DED69A" w14:textId="468372E1" w:rsidR="006032A2" w:rsidRDefault="006032A2" w:rsidP="00EB2134">
      <w:pPr>
        <w:shd w:val="clear" w:color="auto" w:fill="FFFFFF"/>
        <w:spacing w:before="100" w:beforeAutospacing="1" w:after="100" w:afterAutospacing="1"/>
        <w:rPr>
          <w:rFonts w:ascii="Times New Roman" w:hAnsi="Times New Roman" w:cs="Times New Roman"/>
          <w:color w:val="212121"/>
          <w:sz w:val="24"/>
          <w:szCs w:val="24"/>
          <w:shd w:val="clear" w:color="auto" w:fill="FFFFFF"/>
        </w:rPr>
      </w:pPr>
      <w:r w:rsidRPr="00827934">
        <w:rPr>
          <w:rFonts w:ascii="Times New Roman" w:hAnsi="Times New Roman" w:cs="Times New Roman"/>
          <w:color w:val="212121"/>
          <w:sz w:val="24"/>
          <w:szCs w:val="24"/>
          <w:shd w:val="clear" w:color="auto" w:fill="FFFFFF"/>
        </w:rPr>
        <w:t>Với Colab, bạn có thể khai thác toàn bộ sức mạnh của các th</w:t>
      </w:r>
      <w:r w:rsidRPr="00827934">
        <w:rPr>
          <w:rFonts w:ascii="Times New Roman" w:hAnsi="Times New Roman" w:cs="Times New Roman" w:hint="cs"/>
          <w:color w:val="212121"/>
          <w:sz w:val="24"/>
          <w:szCs w:val="24"/>
          <w:shd w:val="clear" w:color="auto" w:fill="FFFFFF"/>
        </w:rPr>
        <w:t>ư</w:t>
      </w:r>
      <w:r w:rsidRPr="00827934">
        <w:rPr>
          <w:rFonts w:ascii="Times New Roman" w:hAnsi="Times New Roman" w:cs="Times New Roman"/>
          <w:color w:val="212121"/>
          <w:sz w:val="24"/>
          <w:szCs w:val="24"/>
          <w:shd w:val="clear" w:color="auto" w:fill="FFFFFF"/>
        </w:rPr>
        <w:t xml:space="preserve"> viện Python phổ biến để phân tích và trực quan hóa dữ liệu. Ô chứa mã ở bên d</w:t>
      </w:r>
      <w:r w:rsidRPr="00827934">
        <w:rPr>
          <w:rFonts w:ascii="Times New Roman" w:hAnsi="Times New Roman" w:cs="Times New Roman" w:hint="cs"/>
          <w:color w:val="212121"/>
          <w:sz w:val="24"/>
          <w:szCs w:val="24"/>
          <w:shd w:val="clear" w:color="auto" w:fill="FFFFFF"/>
        </w:rPr>
        <w:t>ư</w:t>
      </w:r>
      <w:r w:rsidRPr="00827934">
        <w:rPr>
          <w:rFonts w:ascii="Times New Roman" w:hAnsi="Times New Roman" w:cs="Times New Roman"/>
          <w:color w:val="212121"/>
          <w:sz w:val="24"/>
          <w:szCs w:val="24"/>
          <w:shd w:val="clear" w:color="auto" w:fill="FFFFFF"/>
        </w:rPr>
        <w:t>ới sử dụng </w:t>
      </w:r>
      <w:r w:rsidRPr="00E15A34">
        <w:rPr>
          <w:rStyle w:val="Strong"/>
          <w:rFonts w:ascii="Times New Roman" w:hAnsi="Times New Roman" w:cs="Times New Roman"/>
          <w:color w:val="212121"/>
          <w:sz w:val="24"/>
          <w:szCs w:val="24"/>
          <w:shd w:val="clear" w:color="auto" w:fill="FFFFFF"/>
        </w:rPr>
        <w:t>numpy</w:t>
      </w:r>
      <w:r w:rsidRPr="00827934">
        <w:rPr>
          <w:rFonts w:ascii="Times New Roman" w:hAnsi="Times New Roman" w:cs="Times New Roman"/>
          <w:color w:val="212121"/>
          <w:sz w:val="24"/>
          <w:szCs w:val="24"/>
          <w:shd w:val="clear" w:color="auto" w:fill="FFFFFF"/>
        </w:rPr>
        <w:t> để tạo một số dữ liệu ngẫu nhiên và sử dụng </w:t>
      </w:r>
      <w:r w:rsidRPr="00E15A34">
        <w:rPr>
          <w:rStyle w:val="Strong"/>
          <w:rFonts w:ascii="Times New Roman" w:hAnsi="Times New Roman" w:cs="Times New Roman"/>
          <w:color w:val="212121"/>
          <w:sz w:val="24"/>
          <w:szCs w:val="24"/>
          <w:shd w:val="clear" w:color="auto" w:fill="FFFFFF"/>
        </w:rPr>
        <w:t>matplotlib</w:t>
      </w:r>
      <w:r w:rsidRPr="00827934">
        <w:rPr>
          <w:rFonts w:ascii="Times New Roman" w:hAnsi="Times New Roman" w:cs="Times New Roman"/>
          <w:color w:val="212121"/>
          <w:sz w:val="24"/>
          <w:szCs w:val="24"/>
          <w:shd w:val="clear" w:color="auto" w:fill="FFFFFF"/>
        </w:rPr>
        <w:t> để trực quan hóa dữ liệu đó. Để chỉnh sửa mã này, bạn chỉ cần nhấp vào ô đó và bắt đầu chỉnh sửa.</w:t>
      </w:r>
    </w:p>
    <w:p w14:paraId="0654D01A" w14:textId="77777777" w:rsidR="00383B62" w:rsidRPr="00BB124C" w:rsidRDefault="00383B62" w:rsidP="00383B62">
      <w:pPr>
        <w:rPr>
          <w:rFonts w:ascii="Times New Roman" w:hAnsi="Times New Roman" w:cs="Times New Roman"/>
          <w:noProof/>
          <w:sz w:val="24"/>
          <w:szCs w:val="24"/>
        </w:rPr>
      </w:pPr>
      <w:r w:rsidRPr="00BB124C">
        <w:rPr>
          <w:rFonts w:ascii="Times New Roman" w:hAnsi="Times New Roman" w:cs="Times New Roman"/>
          <w:noProof/>
          <w:sz w:val="24"/>
          <w:szCs w:val="24"/>
        </w:rPr>
        <w:lastRenderedPageBreak/>
        <w:drawing>
          <wp:inline distT="0" distB="0" distL="0" distR="0" wp14:anchorId="378C7A27" wp14:editId="2336EDE8">
            <wp:extent cx="5810250" cy="481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0250" cy="4810125"/>
                    </a:xfrm>
                    <a:prstGeom prst="rect">
                      <a:avLst/>
                    </a:prstGeom>
                  </pic:spPr>
                </pic:pic>
              </a:graphicData>
            </a:graphic>
          </wp:inline>
        </w:drawing>
      </w:r>
    </w:p>
    <w:p w14:paraId="7EC02000" w14:textId="77777777" w:rsidR="00383B62" w:rsidRPr="00BB124C" w:rsidRDefault="00383B62" w:rsidP="00383B62">
      <w:pPr>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Với Colab, chỉ cần sử dụng </w:t>
      </w:r>
      <w:hyperlink r:id="rId24" w:tgtFrame="_blank" w:history="1">
        <w:r w:rsidRPr="00BB124C">
          <w:rPr>
            <w:rStyle w:val="Hyperlink"/>
            <w:rFonts w:ascii="Times New Roman" w:hAnsi="Times New Roman" w:cs="Times New Roman"/>
            <w:color w:val="000000" w:themeColor="text1"/>
            <w:sz w:val="24"/>
            <w:szCs w:val="24"/>
            <w:u w:val="none"/>
            <w:shd w:val="clear" w:color="auto" w:fill="FFFFFF"/>
          </w:rPr>
          <w:t>một vài dòng mã</w:t>
        </w:r>
      </w:hyperlink>
      <w:r w:rsidRPr="00BB124C">
        <w:rPr>
          <w:rFonts w:ascii="Times New Roman" w:hAnsi="Times New Roman" w:cs="Times New Roman"/>
          <w:color w:val="000000" w:themeColor="text1"/>
          <w:sz w:val="24"/>
          <w:szCs w:val="24"/>
          <w:shd w:val="clear" w:color="auto" w:fill="FFFFFF"/>
        </w:rPr>
        <w:t> là bạn có thể nhập tập dữ liệu hình ảnh, huấn luyện một trình phân loại hình ảnh dựa trên tập dữ liệu đó và đánh giá mô hình này. Sổ tay trên Colab thực thi mã trên các máy chủ đám mây của Google. Nhờ đó, bạn có thể tận dụng sức mạnh của phần cứng Google, bao gồm cả </w:t>
      </w:r>
      <w:hyperlink r:id="rId25" w:anchor="using-accelerated-hardware" w:history="1">
        <w:r w:rsidRPr="00BB124C">
          <w:rPr>
            <w:rStyle w:val="Hyperlink"/>
            <w:rFonts w:ascii="Times New Roman" w:hAnsi="Times New Roman" w:cs="Times New Roman"/>
            <w:color w:val="000000" w:themeColor="text1"/>
            <w:sz w:val="24"/>
            <w:szCs w:val="24"/>
            <w:u w:val="none"/>
            <w:shd w:val="clear" w:color="auto" w:fill="FFFFFF"/>
          </w:rPr>
          <w:t>GPU và TPU</w:t>
        </w:r>
      </w:hyperlink>
      <w:r w:rsidRPr="00BB124C">
        <w:rPr>
          <w:rFonts w:ascii="Times New Roman" w:hAnsi="Times New Roman" w:cs="Times New Roman"/>
          <w:color w:val="000000" w:themeColor="text1"/>
          <w:sz w:val="24"/>
          <w:szCs w:val="24"/>
          <w:shd w:val="clear" w:color="auto" w:fill="FFFFFF"/>
        </w:rPr>
        <w:t xml:space="preserve">, </w:t>
      </w:r>
      <w:r w:rsidRPr="00BB124C">
        <w:rPr>
          <w:rFonts w:ascii="Times New Roman" w:hAnsi="Times New Roman" w:cs="Times New Roman"/>
          <w:color w:val="212121"/>
          <w:sz w:val="24"/>
          <w:szCs w:val="24"/>
          <w:shd w:val="clear" w:color="auto" w:fill="FFFFFF"/>
        </w:rPr>
        <w:t>cho dù máy tính của bạn sử dụng sức mạnh phần cứng nào. Bạn chỉ cần một trình duyệt.</w:t>
      </w:r>
    </w:p>
    <w:p w14:paraId="2B98A6CC" w14:textId="77777777" w:rsidR="00383B62" w:rsidRPr="00BB124C" w:rsidRDefault="00383B62" w:rsidP="00383B62">
      <w:pPr>
        <w:shd w:val="clear" w:color="auto" w:fill="FFFFFF"/>
        <w:spacing w:before="120" w:after="90"/>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Colab được sử dụng rộng rãi trong cộng đồng máy học với các ứng dụng như:</w:t>
      </w:r>
    </w:p>
    <w:p w14:paraId="1A43B142"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Bắt đầu sử dụng TensorFlow</w:t>
      </w:r>
    </w:p>
    <w:p w14:paraId="31F3FFF4"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Phát triển và huấn luyện mạng nơron</w:t>
      </w:r>
    </w:p>
    <w:p w14:paraId="78AEF859"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Thử nghiệm có sử dụng TPU</w:t>
      </w:r>
    </w:p>
    <w:p w14:paraId="6B7A5DD3"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Phổ biến nghiên cứu về AI (trí tuệ nhân tạo)</w:t>
      </w:r>
    </w:p>
    <w:p w14:paraId="506E4C48" w14:textId="77777777" w:rsidR="00383B62" w:rsidRPr="005C40A8"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Tạo hướng dẫn</w:t>
      </w:r>
    </w:p>
    <w:p w14:paraId="42EACB52" w14:textId="59EB4D4C" w:rsidR="006032A2" w:rsidRDefault="006032A2" w:rsidP="00E15A34">
      <w:pPr>
        <w:ind w:left="360"/>
        <w:rPr>
          <w:ins w:id="504" w:author="Author"/>
        </w:rPr>
      </w:pPr>
      <w:ins w:id="505" w:author="Author">
        <w:r>
          <w:br w:type="page"/>
        </w:r>
      </w:ins>
    </w:p>
    <w:p w14:paraId="330146A2" w14:textId="3F7533AC" w:rsidR="00383B62" w:rsidRPr="001D12DE" w:rsidDel="001D12DE" w:rsidRDefault="00AE6AD0">
      <w:pPr>
        <w:pStyle w:val="Heading1"/>
        <w:rPr>
          <w:del w:id="506" w:author="Author"/>
        </w:rPr>
      </w:pPr>
      <w:bookmarkStart w:id="507" w:name="_Toc56438123"/>
      <w:bookmarkStart w:id="508" w:name="_Toc56438215"/>
      <w:bookmarkEnd w:id="507"/>
      <w:bookmarkEnd w:id="508"/>
      <w:ins w:id="509" w:author="Author">
        <w:del w:id="510" w:author="Author">
          <w:r w:rsidRPr="001D12DE" w:rsidDel="001D12DE">
            <w:lastRenderedPageBreak/>
            <w:delText>Chương trình nhận dạng chữ viết tay</w:delText>
          </w:r>
        </w:del>
      </w:ins>
      <w:bookmarkStart w:id="511" w:name="_Toc56439883"/>
      <w:bookmarkEnd w:id="511"/>
    </w:p>
    <w:p w14:paraId="3420AE32" w14:textId="616B580E" w:rsidR="00AE6AD0" w:rsidRPr="001D12DE" w:rsidRDefault="001D12DE">
      <w:pPr>
        <w:pStyle w:val="Heading1"/>
        <w:rPr>
          <w:ins w:id="512" w:author="Author"/>
          <w:rPrChange w:id="513" w:author="Author">
            <w:rPr>
              <w:ins w:id="514" w:author="Author"/>
              <w:sz w:val="22"/>
            </w:rPr>
          </w:rPrChange>
        </w:rPr>
        <w:pPrChange w:id="515" w:author="Author">
          <w:pPr>
            <w:ind w:left="360"/>
          </w:pPr>
        </w:pPrChange>
      </w:pPr>
      <w:bookmarkStart w:id="516" w:name="_Toc56439884"/>
      <w:ins w:id="517" w:author="Author">
        <w:r>
          <w:t>Chương trình nhận dạng chữ viết tay</w:t>
        </w:r>
        <w:bookmarkEnd w:id="516"/>
      </w:ins>
    </w:p>
    <w:p w14:paraId="5FFC02A8" w14:textId="77777777" w:rsidR="00EB58DF" w:rsidRPr="00BB124C" w:rsidRDefault="00EB58DF">
      <w:pPr>
        <w:pStyle w:val="Heading2"/>
        <w:pPrChange w:id="518" w:author="Author">
          <w:pPr>
            <w:pStyle w:val="ListParagraph"/>
            <w:numPr>
              <w:numId w:val="19"/>
            </w:numPr>
            <w:ind w:left="1440" w:hanging="360"/>
          </w:pPr>
        </w:pPrChange>
      </w:pPr>
      <w:bookmarkStart w:id="519" w:name="_Toc56438124"/>
      <w:bookmarkStart w:id="520" w:name="_Toc56439885"/>
      <w:r w:rsidRPr="00BB124C">
        <w:t xml:space="preserve">Sử dụng </w:t>
      </w:r>
      <w:r w:rsidRPr="00722406">
        <w:t>Keras</w:t>
      </w:r>
      <w:r w:rsidRPr="00BB124C">
        <w:t xml:space="preserve"> cho bài toán Classification</w:t>
      </w:r>
      <w:bookmarkEnd w:id="519"/>
      <w:bookmarkEnd w:id="520"/>
    </w:p>
    <w:p w14:paraId="61FED792" w14:textId="77777777" w:rsidR="00FE5BEB" w:rsidRPr="00BB124C" w:rsidRDefault="00AD2CAA" w:rsidP="00AD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jc w:val="left"/>
        <w:rPr>
          <w:rFonts w:ascii="Times New Roman" w:eastAsia="Times New Roman" w:hAnsi="Times New Roman" w:cs="Times New Roman"/>
          <w:color w:val="202124"/>
          <w:sz w:val="24"/>
          <w:szCs w:val="24"/>
        </w:rPr>
      </w:pPr>
      <w:r w:rsidRPr="00BB124C">
        <w:rPr>
          <w:rFonts w:ascii="Times New Roman" w:eastAsia="Times New Roman" w:hAnsi="Times New Roman" w:cs="Times New Roman"/>
          <w:color w:val="202124"/>
          <w:sz w:val="24"/>
          <w:szCs w:val="24"/>
        </w:rPr>
        <w:t xml:space="preserve">Bước đầu </w:t>
      </w:r>
      <w:r w:rsidR="00FE5BEB" w:rsidRPr="00BB124C">
        <w:rPr>
          <w:rFonts w:ascii="Times New Roman" w:eastAsia="Times New Roman" w:hAnsi="Times New Roman" w:cs="Times New Roman"/>
          <w:color w:val="202124"/>
          <w:sz w:val="24"/>
          <w:szCs w:val="24"/>
        </w:rPr>
        <w:t>chúng ta sẽ tải các dữ liệu cài đặt tập ảnh viết tay</w:t>
      </w:r>
    </w:p>
    <w:p w14:paraId="08A0F580" w14:textId="77777777" w:rsidR="00FE5BEB" w:rsidRPr="00BB124C" w:rsidRDefault="00FE5BEB" w:rsidP="00FE5B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rPr>
          <w:rFonts w:ascii="Times New Roman" w:eastAsia="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17CC12E7" wp14:editId="0AFDDBEC">
            <wp:extent cx="3438525" cy="43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25" cy="438150"/>
                    </a:xfrm>
                    <a:prstGeom prst="rect">
                      <a:avLst/>
                    </a:prstGeom>
                  </pic:spPr>
                </pic:pic>
              </a:graphicData>
            </a:graphic>
          </wp:inline>
        </w:drawing>
      </w:r>
    </w:p>
    <w:p w14:paraId="21F6F3D6" w14:textId="77777777" w:rsidR="00C63B7A" w:rsidRPr="00BB124C" w:rsidRDefault="000061DC" w:rsidP="007263A7">
      <w:pPr>
        <w:pStyle w:val="ListParagraph"/>
        <w:numPr>
          <w:ilvl w:val="2"/>
          <w:numId w:val="11"/>
        </w:numPr>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450"/>
        <w:jc w:val="left"/>
        <w:rPr>
          <w:rFonts w:ascii="Times New Roman" w:eastAsia="Times New Roman" w:hAnsi="Times New Roman" w:cs="Times New Roman"/>
          <w:color w:val="202124"/>
          <w:sz w:val="24"/>
          <w:szCs w:val="24"/>
        </w:rPr>
      </w:pPr>
      <w:r w:rsidRPr="00BB124C">
        <w:rPr>
          <w:rFonts w:ascii="Times New Roman" w:eastAsia="Times New Roman" w:hAnsi="Times New Roman" w:cs="Times New Roman"/>
          <w:color w:val="202124"/>
          <w:sz w:val="24"/>
          <w:szCs w:val="24"/>
        </w:rPr>
        <w:t>Set up</w:t>
      </w:r>
      <w:r w:rsidR="001E2DFD" w:rsidRPr="00BB124C">
        <w:rPr>
          <w:rFonts w:ascii="Times New Roman" w:eastAsia="Times New Roman" w:hAnsi="Times New Roman" w:cs="Times New Roman"/>
          <w:color w:val="202124"/>
          <w:sz w:val="24"/>
          <w:szCs w:val="24"/>
        </w:rPr>
        <w:t>:  Ở ô đầu tiên, chúng ta sẽ thêm</w:t>
      </w:r>
      <w:r w:rsidRPr="00BB124C">
        <w:rPr>
          <w:rFonts w:ascii="Times New Roman" w:eastAsia="Times New Roman" w:hAnsi="Times New Roman" w:cs="Times New Roman"/>
          <w:color w:val="202124"/>
          <w:sz w:val="24"/>
          <w:szCs w:val="24"/>
        </w:rPr>
        <w:t xml:space="preserve"> các thư viện cần thiết </w:t>
      </w:r>
    </w:p>
    <w:p w14:paraId="06B646AB" w14:textId="455D86A2" w:rsidR="00E15A34" w:rsidRDefault="001E2DFD">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jc w:val="left"/>
        <w:rPr>
          <w:ins w:id="521" w:author="Author"/>
          <w:rFonts w:ascii="Times New Roman" w:eastAsia="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47EAA275" wp14:editId="0F67456A">
            <wp:extent cx="2845617" cy="1984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617" cy="1984443"/>
                    </a:xfrm>
                    <a:prstGeom prst="rect">
                      <a:avLst/>
                    </a:prstGeom>
                  </pic:spPr>
                </pic:pic>
              </a:graphicData>
            </a:graphic>
          </wp:inline>
        </w:drawing>
      </w:r>
    </w:p>
    <w:p w14:paraId="2F3DDCDF" w14:textId="77777777" w:rsidR="00EB2134" w:rsidRDefault="00EB2134" w:rsidP="00EB2134">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jc w:val="left"/>
        <w:rPr>
          <w:ins w:id="522" w:author="Author"/>
          <w:rFonts w:ascii="Times New Roman" w:eastAsia="Times New Roman" w:hAnsi="Times New Roman" w:cs="Times New Roman"/>
          <w:color w:val="202124"/>
          <w:sz w:val="24"/>
          <w:szCs w:val="24"/>
        </w:rPr>
      </w:pPr>
      <w:ins w:id="523" w:author="Author">
        <w:r>
          <w:rPr>
            <w:rFonts w:ascii="Times New Roman" w:eastAsia="Times New Roman" w:hAnsi="Times New Roman" w:cs="Times New Roman"/>
            <w:color w:val="202124"/>
            <w:sz w:val="24"/>
            <w:szCs w:val="24"/>
          </w:rPr>
          <w:t>Trong đó:</w:t>
        </w:r>
      </w:ins>
    </w:p>
    <w:p w14:paraId="35887CB4" w14:textId="6DD8E45C" w:rsidR="00EB2134" w:rsidRDefault="00EB2134">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ins w:id="524" w:author="Author"/>
          <w:rFonts w:ascii="Times New Roman" w:eastAsia="Times New Roman" w:hAnsi="Times New Roman" w:cs="Times New Roman"/>
          <w:color w:val="202124"/>
          <w:sz w:val="24"/>
          <w:szCs w:val="24"/>
        </w:rPr>
        <w:pPrChange w:id="525" w:author="Author">
          <w:pPr>
            <w:pStyle w:val="ListParagraph"/>
            <w:numPr>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ind w:left="1440" w:hanging="360"/>
            <w:jc w:val="left"/>
          </w:pPr>
        </w:pPrChange>
      </w:pPr>
      <w:ins w:id="526" w:author="Author">
        <w:r>
          <w:rPr>
            <w:rFonts w:ascii="Times New Roman" w:eastAsia="Times New Roman" w:hAnsi="Times New Roman" w:cs="Times New Roman"/>
            <w:b/>
            <w:bCs/>
            <w:color w:val="202124"/>
            <w:sz w:val="24"/>
            <w:szCs w:val="24"/>
          </w:rPr>
          <w:t>k</w:t>
        </w:r>
        <w:r w:rsidRPr="00EB2134">
          <w:rPr>
            <w:rFonts w:ascii="Times New Roman" w:eastAsia="Times New Roman" w:hAnsi="Times New Roman" w:cs="Times New Roman"/>
            <w:b/>
            <w:bCs/>
            <w:color w:val="202124"/>
            <w:sz w:val="24"/>
            <w:szCs w:val="24"/>
            <w:rPrChange w:id="527" w:author="Author">
              <w:rPr>
                <w:rFonts w:ascii="Times New Roman" w:eastAsia="Times New Roman" w:hAnsi="Times New Roman" w:cs="Times New Roman"/>
                <w:color w:val="202124"/>
                <w:sz w:val="24"/>
                <w:szCs w:val="24"/>
              </w:rPr>
            </w:rPrChange>
          </w:rPr>
          <w:t>eras</w:t>
        </w:r>
        <w:r>
          <w:rPr>
            <w:rFonts w:ascii="Times New Roman" w:eastAsia="Times New Roman" w:hAnsi="Times New Roman" w:cs="Times New Roman"/>
            <w:color w:val="202124"/>
            <w:sz w:val="24"/>
            <w:szCs w:val="24"/>
          </w:rPr>
          <w:t>: là thư viện chủ yếu được sử dụng để tạo mạng neural và huấn luyện model</w:t>
        </w:r>
      </w:ins>
    </w:p>
    <w:p w14:paraId="6357F77A" w14:textId="0FE1F2E0" w:rsidR="00EB2134" w:rsidRDefault="00EB2134">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ins w:id="528" w:author="Author"/>
          <w:rFonts w:ascii="Times New Roman" w:eastAsia="Times New Roman" w:hAnsi="Times New Roman" w:cs="Times New Roman"/>
          <w:color w:val="202124"/>
          <w:sz w:val="24"/>
          <w:szCs w:val="24"/>
        </w:rPr>
        <w:pPrChange w:id="529" w:author="Author">
          <w:pPr>
            <w:pStyle w:val="ListParagraph"/>
            <w:numPr>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ind w:left="1440" w:hanging="360"/>
            <w:jc w:val="left"/>
          </w:pPr>
        </w:pPrChange>
      </w:pPr>
      <w:ins w:id="530" w:author="Author">
        <w:r w:rsidRPr="00EB2134">
          <w:rPr>
            <w:rFonts w:ascii="Times New Roman" w:eastAsia="Times New Roman" w:hAnsi="Times New Roman" w:cs="Times New Roman"/>
            <w:b/>
            <w:bCs/>
            <w:color w:val="202124"/>
            <w:sz w:val="24"/>
            <w:szCs w:val="24"/>
            <w:rPrChange w:id="531" w:author="Author">
              <w:rPr>
                <w:rFonts w:ascii="Times New Roman" w:eastAsia="Times New Roman" w:hAnsi="Times New Roman" w:cs="Times New Roman"/>
                <w:color w:val="202124"/>
                <w:sz w:val="24"/>
                <w:szCs w:val="24"/>
              </w:rPr>
            </w:rPrChange>
          </w:rPr>
          <w:t>emnist</w:t>
        </w:r>
        <w:r>
          <w:rPr>
            <w:rFonts w:ascii="Times New Roman" w:eastAsia="Times New Roman" w:hAnsi="Times New Roman" w:cs="Times New Roman"/>
            <w:color w:val="202124"/>
            <w:sz w:val="24"/>
            <w:szCs w:val="24"/>
          </w:rPr>
          <w:t>: bộ dữ liệu chữ viết tay EMNIST</w:t>
        </w:r>
      </w:ins>
    </w:p>
    <w:p w14:paraId="6A2F3451" w14:textId="7C806648" w:rsidR="00EB2134" w:rsidDel="00C768C4" w:rsidRDefault="00EB2134" w:rsidP="00C768C4">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del w:id="532" w:author="Author"/>
          <w:rFonts w:ascii="Times New Roman" w:eastAsia="Times New Roman" w:hAnsi="Times New Roman" w:cs="Times New Roman"/>
          <w:color w:val="202124"/>
          <w:sz w:val="24"/>
          <w:szCs w:val="24"/>
        </w:rPr>
      </w:pPr>
      <w:ins w:id="533" w:author="Author">
        <w:r w:rsidRPr="00EB2134">
          <w:rPr>
            <w:rFonts w:ascii="Times New Roman" w:eastAsia="Times New Roman" w:hAnsi="Times New Roman" w:cs="Times New Roman"/>
            <w:b/>
            <w:bCs/>
            <w:color w:val="202124"/>
            <w:sz w:val="24"/>
            <w:szCs w:val="24"/>
            <w:rPrChange w:id="534" w:author="Author">
              <w:rPr>
                <w:rFonts w:ascii="Times New Roman" w:eastAsia="Times New Roman" w:hAnsi="Times New Roman" w:cs="Times New Roman"/>
                <w:color w:val="202124"/>
                <w:sz w:val="24"/>
                <w:szCs w:val="24"/>
              </w:rPr>
            </w:rPrChange>
          </w:rPr>
          <w:t>cv2</w:t>
        </w:r>
        <w:r>
          <w:rPr>
            <w:rFonts w:ascii="Times New Roman" w:eastAsia="Times New Roman" w:hAnsi="Times New Roman" w:cs="Times New Roman"/>
            <w:color w:val="202124"/>
            <w:sz w:val="24"/>
            <w:szCs w:val="24"/>
          </w:rPr>
          <w:t>: OpenCV, được sử dụng để xử lí ảnh</w:t>
        </w:r>
      </w:ins>
    </w:p>
    <w:p w14:paraId="64E0D835" w14:textId="77777777" w:rsidR="00C768C4" w:rsidRDefault="00C768C4">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ins w:id="535" w:author="Author"/>
          <w:rFonts w:ascii="Times New Roman" w:eastAsia="Times New Roman" w:hAnsi="Times New Roman" w:cs="Times New Roman"/>
          <w:color w:val="202124"/>
          <w:sz w:val="24"/>
          <w:szCs w:val="24"/>
        </w:rPr>
        <w:pPrChange w:id="536" w:author="Author">
          <w:pPr>
            <w:pStyle w:val="ListParagraph"/>
            <w:numPr>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ind w:left="1440" w:hanging="360"/>
            <w:jc w:val="left"/>
          </w:pPr>
        </w:pPrChange>
      </w:pPr>
    </w:p>
    <w:p w14:paraId="05B4FAEB" w14:textId="77777777" w:rsidR="00EB2134" w:rsidRPr="00EB2134" w:rsidDel="00C768C4" w:rsidRDefault="00EB2134">
      <w:pPr>
        <w:rPr>
          <w:ins w:id="537" w:author="Author"/>
          <w:del w:id="538" w:author="Author"/>
          <w:rPrChange w:id="539" w:author="Author">
            <w:rPr>
              <w:ins w:id="540" w:author="Author"/>
              <w:del w:id="541" w:author="Author"/>
              <w:rFonts w:ascii="Times New Roman" w:eastAsia="Times New Roman" w:hAnsi="Times New Roman" w:cs="Times New Roman"/>
              <w:color w:val="202124"/>
              <w:sz w:val="24"/>
              <w:szCs w:val="24"/>
            </w:rPr>
          </w:rPrChange>
        </w:rPr>
        <w:pPrChange w:id="542" w:author="Author">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jc w:val="left"/>
          </w:pPr>
        </w:pPrChange>
      </w:pPr>
    </w:p>
    <w:p w14:paraId="6D9DAEEA" w14:textId="77777777" w:rsidR="00EB2134" w:rsidRPr="001C5CA1" w:rsidRDefault="00EB2134">
      <w:pPr>
        <w:rPr>
          <w:rFonts w:ascii="Times New Roman" w:eastAsia="Times New Roman" w:hAnsi="Times New Roman" w:cs="Times New Roman"/>
          <w:color w:val="202124"/>
          <w:sz w:val="24"/>
          <w:szCs w:val="24"/>
        </w:rPr>
        <w:pPrChange w:id="543" w:author="Author">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jc w:val="left"/>
          </w:pPr>
        </w:pPrChange>
      </w:pPr>
    </w:p>
    <w:p w14:paraId="6CA8668F" w14:textId="77777777" w:rsidR="008F1297" w:rsidRPr="00BB124C" w:rsidRDefault="00FE5BEB" w:rsidP="00A02F92">
      <w:pPr>
        <w:pStyle w:val="HTMLPreformatted"/>
        <w:numPr>
          <w:ilvl w:val="2"/>
          <w:numId w:val="11"/>
        </w:numPr>
        <w:tabs>
          <w:tab w:val="left" w:pos="2970"/>
        </w:tabs>
        <w:spacing w:line="360" w:lineRule="auto"/>
        <w:ind w:left="1350" w:hanging="990"/>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rPr>
        <w:t>Load dữ liệu EMNIST</w:t>
      </w:r>
      <w:r w:rsidR="00AD2CAA" w:rsidRPr="00BB124C">
        <w:rPr>
          <w:rFonts w:ascii="Times New Roman" w:hAnsi="Times New Roman" w:cs="Times New Roman"/>
          <w:color w:val="202124"/>
          <w:sz w:val="24"/>
          <w:szCs w:val="24"/>
        </w:rPr>
        <w:t xml:space="preserve"> và kiểm tra dữ liệu theo yêu cầu</w:t>
      </w:r>
    </w:p>
    <w:p w14:paraId="1373781C" w14:textId="77777777" w:rsidR="006E05A8" w:rsidRPr="00BB124C" w:rsidRDefault="00FE5BEB" w:rsidP="00A02F92">
      <w:pPr>
        <w:pStyle w:val="HTMLPreformatted"/>
        <w:spacing w:line="360" w:lineRule="auto"/>
        <w:ind w:left="360"/>
        <w:rPr>
          <w:rFonts w:ascii="Times New Roman" w:hAnsi="Times New Roman" w:cs="Times New Roman"/>
          <w:noProof/>
          <w:sz w:val="24"/>
          <w:szCs w:val="24"/>
        </w:rPr>
      </w:pPr>
      <w:r w:rsidRPr="001C5CA1">
        <w:rPr>
          <w:rFonts w:ascii="Times New Roman" w:hAnsi="Times New Roman" w:cs="Times New Roman"/>
          <w:color w:val="212121"/>
          <w:sz w:val="24"/>
          <w:szCs w:val="24"/>
          <w:shd w:val="clear" w:color="auto" w:fill="FFFFFF"/>
          <w:lang w:val="vi-VN"/>
        </w:rPr>
        <w:t xml:space="preserve">Load dữ liệu từ EMNIST dataset, chọn bộ dữ liệu 'letters' bao gồm 124800 training set và 20800 test set, mỗi ảnh là ảnh xám có kích thước 28x28 pixel. </w:t>
      </w:r>
      <w:r w:rsidRPr="00BB124C">
        <w:rPr>
          <w:rFonts w:ascii="Times New Roman" w:hAnsi="Times New Roman" w:cs="Times New Roman"/>
          <w:color w:val="212121"/>
          <w:sz w:val="24"/>
          <w:szCs w:val="24"/>
          <w:shd w:val="clear" w:color="auto" w:fill="FFFFFF"/>
        </w:rPr>
        <w:t>Sau đó chia bộ traning set thành hai: 100000 cho training set và 24800 dữ liệu cho validation set. Training set được dùng để huấn luyện và validation set được dùng để đánh giá độ chính xác của model trong quá trình huấn luyện.</w:t>
      </w:r>
    </w:p>
    <w:p w14:paraId="4FD37CE6" w14:textId="3EF85F3D" w:rsidR="00FE5BEB" w:rsidRPr="00BB124C" w:rsidRDefault="00E15A34" w:rsidP="00A02F92">
      <w:pPr>
        <w:pStyle w:val="HTMLPreformatted"/>
        <w:spacing w:line="360" w:lineRule="auto"/>
        <w:ind w:left="360"/>
        <w:rPr>
          <w:rFonts w:ascii="Times New Roman" w:hAnsi="Times New Roman" w:cs="Times New Roman"/>
          <w:noProof/>
          <w:sz w:val="24"/>
          <w:szCs w:val="24"/>
        </w:rPr>
      </w:pPr>
      <w:ins w:id="544" w:author="Author">
        <w:r>
          <w:rPr>
            <w:rFonts w:ascii="Times New Roman" w:hAnsi="Times New Roman" w:cs="Times New Roman"/>
            <w:noProof/>
            <w:sz w:val="24"/>
            <w:szCs w:val="24"/>
          </w:rPr>
          <w:lastRenderedPageBreak/>
          <w:tab/>
        </w:r>
      </w:ins>
      <w:r w:rsidR="00AD2CAA" w:rsidRPr="00BB124C">
        <w:rPr>
          <w:rFonts w:ascii="Times New Roman" w:hAnsi="Times New Roman" w:cs="Times New Roman"/>
          <w:noProof/>
          <w:sz w:val="24"/>
          <w:szCs w:val="24"/>
        </w:rPr>
        <w:drawing>
          <wp:inline distT="0" distB="0" distL="0" distR="0" wp14:anchorId="07DE9DFF" wp14:editId="6155450C">
            <wp:extent cx="3070458" cy="264694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600" cy="2666897"/>
                    </a:xfrm>
                    <a:prstGeom prst="rect">
                      <a:avLst/>
                    </a:prstGeom>
                  </pic:spPr>
                </pic:pic>
              </a:graphicData>
            </a:graphic>
          </wp:inline>
        </w:drawing>
      </w:r>
    </w:p>
    <w:p w14:paraId="7F6B5C44" w14:textId="77777777" w:rsidR="00AD2CAA" w:rsidRPr="00BB124C" w:rsidRDefault="00AD2CAA" w:rsidP="00AD2CAA">
      <w:pPr>
        <w:pStyle w:val="HTMLPreformatted"/>
        <w:spacing w:line="360" w:lineRule="auto"/>
        <w:rPr>
          <w:rFonts w:ascii="Times New Roman" w:hAnsi="Times New Roman" w:cs="Times New Roman"/>
          <w:color w:val="202124"/>
          <w:sz w:val="24"/>
          <w:szCs w:val="24"/>
        </w:rPr>
      </w:pPr>
      <w:r w:rsidRPr="00BB124C">
        <w:rPr>
          <w:rFonts w:ascii="Times New Roman" w:hAnsi="Times New Roman" w:cs="Times New Roman"/>
          <w:noProof/>
          <w:sz w:val="24"/>
          <w:szCs w:val="24"/>
        </w:rPr>
        <w:t>Chúng ta nê</w:t>
      </w:r>
      <w:r w:rsidR="00BD5080" w:rsidRPr="00BB124C">
        <w:rPr>
          <w:rFonts w:ascii="Times New Roman" w:hAnsi="Times New Roman" w:cs="Times New Roman"/>
          <w:noProof/>
          <w:sz w:val="24"/>
          <w:szCs w:val="24"/>
        </w:rPr>
        <w:t>n kiểm tra lại dữ liệu và</w:t>
      </w:r>
      <w:r w:rsidR="00BD5080" w:rsidRPr="00BB124C">
        <w:rPr>
          <w:rFonts w:ascii="Times New Roman" w:hAnsi="Times New Roman" w:cs="Times New Roman"/>
          <w:color w:val="202124"/>
          <w:sz w:val="24"/>
          <w:szCs w:val="24"/>
          <w:shd w:val="clear" w:color="auto" w:fill="FFFFFF"/>
        </w:rPr>
        <w:t xml:space="preserve"> thay đổi kích thước phù hợp cho mô-đun đã chọn.</w:t>
      </w:r>
    </w:p>
    <w:p w14:paraId="54BF9F4D" w14:textId="77777777" w:rsidR="006E05A8" w:rsidRPr="00BB124C" w:rsidRDefault="00AD2CAA" w:rsidP="00A02F92">
      <w:pPr>
        <w:pStyle w:val="HTMLPreformatted"/>
        <w:tabs>
          <w:tab w:val="left" w:pos="2970"/>
        </w:tabs>
        <w:spacing w:line="360" w:lineRule="auto"/>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Dữ liệu input cho mô hình convolutional neural network là 1 tensor 4 chiều (N, W, H, D), trong bài này là ảnh xám nên W = H = 28, D = 1, N là số lượng ảnh cho mỗi lần training. Do dữ liệu ảnh ở trên có kích thước là (N, 28, 28) tức là (N, W, H) nên rần reshape lại thành kích thước N 28 28 * 1 để giống kích thước mà keras yêu cầu.</w:t>
      </w:r>
    </w:p>
    <w:p w14:paraId="564F3DE3" w14:textId="77777777" w:rsidR="00AD2CAA" w:rsidRPr="00BB124C" w:rsidRDefault="00AD2CAA" w:rsidP="00A02F92">
      <w:pPr>
        <w:pStyle w:val="HTMLPreformatted"/>
        <w:tabs>
          <w:tab w:val="left" w:pos="2970"/>
        </w:tabs>
        <w:spacing w:line="360" w:lineRule="auto"/>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ab/>
      </w:r>
      <w:r w:rsidRPr="00BB124C">
        <w:rPr>
          <w:rFonts w:ascii="Times New Roman" w:hAnsi="Times New Roman" w:cs="Times New Roman"/>
          <w:noProof/>
          <w:sz w:val="24"/>
          <w:szCs w:val="24"/>
        </w:rPr>
        <w:drawing>
          <wp:inline distT="0" distB="0" distL="0" distR="0" wp14:anchorId="35F011DB" wp14:editId="55E9C631">
            <wp:extent cx="501015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150" cy="1190625"/>
                    </a:xfrm>
                    <a:prstGeom prst="rect">
                      <a:avLst/>
                    </a:prstGeom>
                  </pic:spPr>
                </pic:pic>
              </a:graphicData>
            </a:graphic>
          </wp:inline>
        </w:drawing>
      </w:r>
    </w:p>
    <w:p w14:paraId="3B88FC83" w14:textId="596A7024" w:rsidR="00AD2CAA" w:rsidRPr="00BB124C" w:rsidRDefault="00BD5080" w:rsidP="00A02F92">
      <w:pPr>
        <w:pStyle w:val="HTMLPreformatted"/>
        <w:tabs>
          <w:tab w:val="left" w:pos="2970"/>
        </w:tabs>
        <w:spacing w:line="360" w:lineRule="auto"/>
        <w:rPr>
          <w:rFonts w:ascii="Times New Roman" w:hAnsi="Times New Roman" w:cs="Times New Roman"/>
          <w:color w:val="202124"/>
          <w:sz w:val="24"/>
          <w:szCs w:val="24"/>
          <w:lang w:val="vi-VN"/>
        </w:rPr>
      </w:pPr>
      <w:r w:rsidRPr="00BB124C">
        <w:rPr>
          <w:rFonts w:ascii="Times New Roman" w:hAnsi="Times New Roman" w:cs="Times New Roman"/>
          <w:color w:val="212121"/>
          <w:sz w:val="24"/>
          <w:szCs w:val="24"/>
          <w:shd w:val="clear" w:color="auto" w:fill="FFFFFF"/>
        </w:rPr>
        <w:tab/>
      </w:r>
      <w:r w:rsidRPr="00BB124C">
        <w:rPr>
          <w:rFonts w:ascii="Times New Roman" w:hAnsi="Times New Roman" w:cs="Times New Roman"/>
          <w:noProof/>
          <w:sz w:val="24"/>
          <w:szCs w:val="24"/>
        </w:rPr>
        <w:drawing>
          <wp:inline distT="0" distB="0" distL="0" distR="0" wp14:anchorId="04652929" wp14:editId="37E8B7D4">
            <wp:extent cx="495300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000" cy="1552575"/>
                    </a:xfrm>
                    <a:prstGeom prst="rect">
                      <a:avLst/>
                    </a:prstGeom>
                  </pic:spPr>
                </pic:pic>
              </a:graphicData>
            </a:graphic>
          </wp:inline>
        </w:drawing>
      </w:r>
    </w:p>
    <w:p w14:paraId="114BFC1E" w14:textId="77777777" w:rsidR="006E05A8" w:rsidRPr="00BB124C" w:rsidRDefault="00BD5080" w:rsidP="00A02F92">
      <w:pPr>
        <w:pStyle w:val="HTMLPreformatted"/>
        <w:numPr>
          <w:ilvl w:val="2"/>
          <w:numId w:val="11"/>
        </w:numPr>
        <w:tabs>
          <w:tab w:val="left" w:pos="2970"/>
        </w:tabs>
        <w:spacing w:line="360" w:lineRule="auto"/>
        <w:ind w:left="1350" w:hanging="990"/>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rPr>
        <w:t>Xây dựng một mạng CNN với 5 layers</w:t>
      </w:r>
    </w:p>
    <w:p w14:paraId="2B13CC2A" w14:textId="77777777" w:rsidR="006E05A8" w:rsidRPr="00BB124C" w:rsidRDefault="006E05A8" w:rsidP="00C8368C">
      <w:pPr>
        <w:pStyle w:val="HTMLPreformatted"/>
        <w:spacing w:line="360" w:lineRule="auto"/>
        <w:ind w:left="360"/>
        <w:rPr>
          <w:rFonts w:ascii="Times New Roman" w:hAnsi="Times New Roman" w:cs="Times New Roman"/>
          <w:color w:val="202124"/>
          <w:sz w:val="24"/>
          <w:szCs w:val="24"/>
        </w:rPr>
      </w:pPr>
      <w:r w:rsidRPr="00BB124C">
        <w:rPr>
          <w:rFonts w:ascii="Times New Roman" w:hAnsi="Times New Roman" w:cs="Times New Roman"/>
          <w:color w:val="202124"/>
          <w:sz w:val="24"/>
          <w:szCs w:val="24"/>
          <w:lang w:val="vi-VN"/>
        </w:rPr>
        <w:t xml:space="preserve">Trong </w:t>
      </w:r>
      <w:r w:rsidR="00C8368C" w:rsidRPr="00BB124C">
        <w:rPr>
          <w:rFonts w:ascii="Times New Roman" w:hAnsi="Times New Roman" w:cs="Times New Roman"/>
          <w:color w:val="202124"/>
          <w:sz w:val="24"/>
          <w:szCs w:val="24"/>
        </w:rPr>
        <w:t>mô hình</w:t>
      </w:r>
      <w:r w:rsidRPr="00BB124C">
        <w:rPr>
          <w:rFonts w:ascii="Times New Roman" w:hAnsi="Times New Roman" w:cs="Times New Roman"/>
          <w:color w:val="202124"/>
          <w:sz w:val="24"/>
          <w:szCs w:val="24"/>
          <w:lang w:val="vi-VN"/>
        </w:rPr>
        <w:t xml:space="preserve"> này, chúng ta </w:t>
      </w:r>
      <w:r w:rsidR="00C8368C" w:rsidRPr="00BB124C">
        <w:rPr>
          <w:rFonts w:ascii="Times New Roman" w:hAnsi="Times New Roman" w:cs="Times New Roman"/>
          <w:color w:val="202124"/>
          <w:sz w:val="24"/>
          <w:szCs w:val="24"/>
        </w:rPr>
        <w:t>sử dụng ở đây gồm 3 lớp Convolution</w:t>
      </w:r>
      <w:r w:rsidR="00C8368C" w:rsidRPr="00BB124C">
        <w:rPr>
          <w:rFonts w:ascii="Times New Roman" w:hAnsi="Times New Roman" w:cs="Times New Roman"/>
          <w:color w:val="202124"/>
          <w:sz w:val="24"/>
          <w:szCs w:val="24"/>
          <w:lang w:val="vi-VN"/>
        </w:rPr>
        <w:t xml:space="preserve"> La</w:t>
      </w:r>
      <w:r w:rsidR="00C8368C" w:rsidRPr="00BB124C">
        <w:rPr>
          <w:rFonts w:ascii="Times New Roman" w:hAnsi="Times New Roman" w:cs="Times New Roman"/>
          <w:color w:val="202124"/>
          <w:sz w:val="24"/>
          <w:szCs w:val="24"/>
        </w:rPr>
        <w:t>yer</w:t>
      </w:r>
      <w:r w:rsidRPr="00BB124C">
        <w:rPr>
          <w:rFonts w:ascii="Times New Roman" w:hAnsi="Times New Roman" w:cs="Times New Roman"/>
          <w:color w:val="202124"/>
          <w:sz w:val="24"/>
          <w:szCs w:val="24"/>
          <w:lang w:val="vi-VN"/>
        </w:rPr>
        <w:t xml:space="preserve"> và </w:t>
      </w:r>
      <w:r w:rsidR="00C8368C" w:rsidRPr="00BB124C">
        <w:rPr>
          <w:rFonts w:ascii="Times New Roman" w:hAnsi="Times New Roman" w:cs="Times New Roman"/>
          <w:color w:val="202124"/>
          <w:sz w:val="24"/>
          <w:szCs w:val="24"/>
        </w:rPr>
        <w:t xml:space="preserve">2 lớp Fully Conneted Layer nối tiếp nhau </w:t>
      </w:r>
    </w:p>
    <w:p w14:paraId="318C22C1" w14:textId="77777777" w:rsidR="006E05A8" w:rsidRPr="00BB124C" w:rsidRDefault="006E05A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 xml:space="preserve">Bước 1: </w:t>
      </w:r>
      <w:r w:rsidR="00F35A5A" w:rsidRPr="00BB124C">
        <w:rPr>
          <w:rFonts w:ascii="Times New Roman" w:hAnsi="Times New Roman" w:cs="Times New Roman"/>
          <w:color w:val="202124"/>
          <w:sz w:val="24"/>
          <w:szCs w:val="24"/>
        </w:rPr>
        <w:t>Định nghĩa model</w:t>
      </w:r>
    </w:p>
    <w:p w14:paraId="681E0221" w14:textId="3A3F7473" w:rsidR="007263A7" w:rsidRDefault="00F35A5A" w:rsidP="00F35A5A">
      <w:pPr>
        <w:pStyle w:val="HTMLPreformatted"/>
        <w:spacing w:line="360" w:lineRule="auto"/>
        <w:rPr>
          <w:ins w:id="545" w:author="Author"/>
          <w:rFonts w:ascii="Times New Roman" w:hAnsi="Times New Roman" w:cs="Times New Roman"/>
          <w:color w:val="202124"/>
          <w:sz w:val="24"/>
          <w:szCs w:val="24"/>
          <w:lang w:val="vi-VN"/>
        </w:rPr>
      </w:pPr>
      <w:r w:rsidRPr="00BB124C">
        <w:rPr>
          <w:rFonts w:ascii="Times New Roman" w:hAnsi="Times New Roman" w:cs="Times New Roman"/>
          <w:color w:val="202124"/>
          <w:sz w:val="24"/>
          <w:szCs w:val="24"/>
          <w:lang w:val="vi-VN"/>
        </w:rPr>
        <w:lastRenderedPageBreak/>
        <w:tab/>
      </w:r>
      <w:r w:rsidRPr="00BB124C">
        <w:rPr>
          <w:rFonts w:ascii="Times New Roman" w:hAnsi="Times New Roman" w:cs="Times New Roman"/>
          <w:noProof/>
          <w:sz w:val="24"/>
          <w:szCs w:val="24"/>
        </w:rPr>
        <w:drawing>
          <wp:inline distT="0" distB="0" distL="0" distR="0" wp14:anchorId="75E100C0" wp14:editId="53E6C38E">
            <wp:extent cx="41814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475" cy="447675"/>
                    </a:xfrm>
                    <a:prstGeom prst="rect">
                      <a:avLst/>
                    </a:prstGeom>
                  </pic:spPr>
                </pic:pic>
              </a:graphicData>
            </a:graphic>
          </wp:inline>
        </w:drawing>
      </w:r>
    </w:p>
    <w:p w14:paraId="2F63234A" w14:textId="217C5D97" w:rsidR="00540C0B" w:rsidRPr="00540C0B" w:rsidDel="00540C0B" w:rsidRDefault="00540C0B" w:rsidP="00F35A5A">
      <w:pPr>
        <w:pStyle w:val="HTMLPreformatted"/>
        <w:spacing w:line="360" w:lineRule="auto"/>
        <w:rPr>
          <w:del w:id="546" w:author="Author"/>
          <w:rFonts w:ascii="Times New Roman" w:hAnsi="Times New Roman" w:cs="Times New Roman"/>
          <w:color w:val="202124"/>
          <w:sz w:val="24"/>
          <w:szCs w:val="24"/>
          <w:rPrChange w:id="547" w:author="Author">
            <w:rPr>
              <w:del w:id="548" w:author="Author"/>
              <w:rFonts w:ascii="Times New Roman" w:hAnsi="Times New Roman" w:cs="Times New Roman"/>
              <w:color w:val="202124"/>
              <w:sz w:val="24"/>
              <w:szCs w:val="24"/>
              <w:lang w:val="vi-VN"/>
            </w:rPr>
          </w:rPrChange>
        </w:rPr>
      </w:pPr>
    </w:p>
    <w:p w14:paraId="624498C8" w14:textId="77777777" w:rsidR="006E05A8" w:rsidRPr="00BB124C" w:rsidRDefault="006E05A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F35A5A" w:rsidRPr="00BB124C">
        <w:rPr>
          <w:rFonts w:ascii="Times New Roman" w:hAnsi="Times New Roman" w:cs="Times New Roman"/>
          <w:color w:val="202124"/>
          <w:sz w:val="24"/>
          <w:szCs w:val="24"/>
        </w:rPr>
        <w:t xml:space="preserve">c 2: Tạo </w:t>
      </w:r>
      <w:r w:rsidR="00EF1E81" w:rsidRPr="00BB124C">
        <w:rPr>
          <w:rFonts w:ascii="Times New Roman" w:hAnsi="Times New Roman" w:cs="Times New Roman"/>
          <w:color w:val="202124"/>
          <w:sz w:val="24"/>
          <w:szCs w:val="24"/>
        </w:rPr>
        <w:t>các layer</w:t>
      </w:r>
    </w:p>
    <w:p w14:paraId="7CA626F7" w14:textId="77777777" w:rsidR="00F35A5A" w:rsidRPr="00BB124C" w:rsidRDefault="00F35A5A"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rPr>
      </w:pPr>
      <w:r w:rsidRPr="00BB124C">
        <w:rPr>
          <w:rFonts w:ascii="Times New Roman" w:hAnsi="Times New Roman" w:cs="Times New Roman"/>
          <w:color w:val="202124"/>
          <w:sz w:val="24"/>
          <w:szCs w:val="24"/>
        </w:rPr>
        <w:tab/>
      </w:r>
      <w:r w:rsidR="00EF1E81" w:rsidRPr="00BB124C">
        <w:rPr>
          <w:rFonts w:ascii="Times New Roman" w:hAnsi="Times New Roman" w:cs="Times New Roman"/>
          <w:noProof/>
          <w:sz w:val="24"/>
          <w:szCs w:val="24"/>
        </w:rPr>
        <w:drawing>
          <wp:inline distT="0" distB="0" distL="0" distR="0" wp14:anchorId="56E8F786" wp14:editId="426CC0D2">
            <wp:extent cx="5886450" cy="1438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1438275"/>
                    </a:xfrm>
                    <a:prstGeom prst="rect">
                      <a:avLst/>
                    </a:prstGeom>
                  </pic:spPr>
                </pic:pic>
              </a:graphicData>
            </a:graphic>
          </wp:inline>
        </w:drawing>
      </w:r>
    </w:p>
    <w:p w14:paraId="0D31CAAB"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612E1CC4" wp14:editId="41127B4C">
            <wp:extent cx="5943600" cy="1666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66875"/>
                    </a:xfrm>
                    <a:prstGeom prst="rect">
                      <a:avLst/>
                    </a:prstGeom>
                  </pic:spPr>
                </pic:pic>
              </a:graphicData>
            </a:graphic>
          </wp:inline>
        </w:drawing>
      </w:r>
    </w:p>
    <w:p w14:paraId="4A38BC31"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7D10E241" wp14:editId="0BC4DB0B">
            <wp:extent cx="5943600" cy="21005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0580"/>
                    </a:xfrm>
                    <a:prstGeom prst="rect">
                      <a:avLst/>
                    </a:prstGeom>
                  </pic:spPr>
                </pic:pic>
              </a:graphicData>
            </a:graphic>
          </wp:inline>
        </w:drawing>
      </w:r>
    </w:p>
    <w:p w14:paraId="7D9874DF"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1A13D930" wp14:editId="067FD604">
            <wp:extent cx="5943600" cy="13823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2395"/>
                    </a:xfrm>
                    <a:prstGeom prst="rect">
                      <a:avLst/>
                    </a:prstGeom>
                  </pic:spPr>
                </pic:pic>
              </a:graphicData>
            </a:graphic>
          </wp:inline>
        </w:drawing>
      </w:r>
    </w:p>
    <w:p w14:paraId="6FFEDCB8" w14:textId="4F131B22" w:rsidR="00EF1E81" w:rsidRPr="00E15A34" w:rsidRDefault="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lastRenderedPageBreak/>
        <w:drawing>
          <wp:inline distT="0" distB="0" distL="0" distR="0" wp14:anchorId="7142072E" wp14:editId="0D1A649A">
            <wp:extent cx="5943600" cy="1590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675"/>
                    </a:xfrm>
                    <a:prstGeom prst="rect">
                      <a:avLst/>
                    </a:prstGeom>
                  </pic:spPr>
                </pic:pic>
              </a:graphicData>
            </a:graphic>
          </wp:inline>
        </w:drawing>
      </w:r>
    </w:p>
    <w:p w14:paraId="127EE183" w14:textId="7ECDC479" w:rsidR="00EB58DF" w:rsidRPr="00BB124C" w:rsidRDefault="006E05A8" w:rsidP="00EB58DF">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 xml:space="preserve">Bước 3: </w:t>
      </w:r>
      <w:r w:rsidR="00EF1E81" w:rsidRPr="00BB124C">
        <w:rPr>
          <w:rFonts w:ascii="Times New Roman" w:hAnsi="Times New Roman" w:cs="Times New Roman"/>
          <w:color w:val="202124"/>
          <w:sz w:val="24"/>
          <w:szCs w:val="24"/>
        </w:rPr>
        <w:t>Biên dị</w:t>
      </w:r>
      <w:r w:rsidR="00BB124C">
        <w:rPr>
          <w:rFonts w:ascii="Times New Roman" w:hAnsi="Times New Roman" w:cs="Times New Roman"/>
          <w:color w:val="202124"/>
          <w:sz w:val="24"/>
          <w:szCs w:val="24"/>
        </w:rPr>
        <w:t>ch mo</w:t>
      </w:r>
      <w:r w:rsidR="00A711D2">
        <w:rPr>
          <w:rFonts w:ascii="Times New Roman" w:hAnsi="Times New Roman" w:cs="Times New Roman"/>
          <w:color w:val="202124"/>
          <w:sz w:val="24"/>
          <w:szCs w:val="24"/>
        </w:rPr>
        <w:t>del</w:t>
      </w:r>
      <w:r w:rsidR="00EB58DF" w:rsidRPr="00BB124C">
        <w:rPr>
          <w:rFonts w:ascii="Times New Roman" w:hAnsi="Times New Roman" w:cs="Times New Roman"/>
          <w:color w:val="202124"/>
          <w:sz w:val="24"/>
          <w:szCs w:val="24"/>
          <w:lang w:val="vi-VN"/>
        </w:rPr>
        <w:tab/>
      </w:r>
      <w:r w:rsidR="00EB58DF" w:rsidRPr="00BB124C">
        <w:rPr>
          <w:noProof/>
        </w:rPr>
        <w:drawing>
          <wp:inline distT="0" distB="0" distL="0" distR="0" wp14:anchorId="48922935" wp14:editId="2A43B81D">
            <wp:extent cx="5943600" cy="19221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22145"/>
                    </a:xfrm>
                    <a:prstGeom prst="rect">
                      <a:avLst/>
                    </a:prstGeom>
                  </pic:spPr>
                </pic:pic>
              </a:graphicData>
            </a:graphic>
          </wp:inline>
        </w:drawing>
      </w:r>
    </w:p>
    <w:p w14:paraId="289E07F4" w14:textId="77777777" w:rsidR="00EB58DF" w:rsidRPr="00BB124C" w:rsidRDefault="00EB58DF" w:rsidP="00EB58DF">
      <w:pPr>
        <w:pStyle w:val="HTMLPreformatted"/>
        <w:spacing w:line="360" w:lineRule="auto"/>
        <w:rPr>
          <w:rFonts w:ascii="Times New Roman" w:hAnsi="Times New Roman" w:cs="Times New Roman"/>
          <w:color w:val="202124"/>
          <w:sz w:val="24"/>
          <w:szCs w:val="24"/>
          <w:lang w:val="vi-VN"/>
        </w:rPr>
      </w:pPr>
    </w:p>
    <w:p w14:paraId="51A3D94E" w14:textId="77777777" w:rsidR="00EF64BB" w:rsidRPr="00BB124C" w:rsidRDefault="00EF64BB"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222A07" w:rsidRPr="00BB124C">
        <w:rPr>
          <w:rFonts w:ascii="Times New Roman" w:hAnsi="Times New Roman" w:cs="Times New Roman"/>
          <w:color w:val="202124"/>
          <w:sz w:val="24"/>
          <w:szCs w:val="24"/>
        </w:rPr>
        <w:t>c 4: Đào tạo mẫu</w:t>
      </w:r>
    </w:p>
    <w:p w14:paraId="15D471FC" w14:textId="77777777" w:rsidR="00222A07" w:rsidRPr="00222A07" w:rsidRDefault="00222A07" w:rsidP="00222A07">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X_train, Y_train là dữ liệu và label cho training set. Tương tự X_val, Y_val là dữ liệu cho validation set.</w:t>
      </w:r>
    </w:p>
    <w:p w14:paraId="12259290" w14:textId="77777777" w:rsidR="00222A07" w:rsidRPr="00222A07" w:rsidRDefault="00222A07" w:rsidP="00222A07">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batch_size: dùng bao nhiêu dữ liệu cho mỗi lần tính và cập nhật hệ số.</w:t>
      </w:r>
    </w:p>
    <w:p w14:paraId="467452C3" w14:textId="77777777" w:rsidR="00222A07" w:rsidRPr="00222A07" w:rsidRDefault="00222A07" w:rsidP="00222A07">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một epoch được tính là khi đưa hết tất cả dữ liệu vào mạng neural network 1 lần.</w:t>
      </w:r>
    </w:p>
    <w:p w14:paraId="7797E25F" w14:textId="77777777" w:rsidR="00222A07" w:rsidRPr="00BB124C" w:rsidRDefault="00222A07" w:rsidP="00BB124C">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verbose = 1 sẽ hiển thị một thanh tiến trình hoạt động có dạng [=====&gt;.......] để có thể xem tiến trình đào tạo cho mỗi epoch.</w:t>
      </w:r>
      <w:r w:rsidR="00EB58DF" w:rsidRPr="00BB124C">
        <w:rPr>
          <w:rFonts w:ascii="Times New Roman" w:hAnsi="Times New Roman" w:cs="Times New Roman"/>
          <w:noProof/>
          <w:sz w:val="24"/>
          <w:szCs w:val="24"/>
        </w:rPr>
        <w:tab/>
      </w:r>
      <w:r w:rsidR="00EB58DF" w:rsidRPr="00BB124C">
        <w:rPr>
          <w:rFonts w:ascii="Times New Roman" w:hAnsi="Times New Roman" w:cs="Times New Roman"/>
          <w:noProof/>
          <w:sz w:val="24"/>
          <w:szCs w:val="24"/>
        </w:rPr>
        <w:drawing>
          <wp:inline distT="0" distB="0" distL="0" distR="0" wp14:anchorId="02FAEC8F" wp14:editId="6F51CA04">
            <wp:extent cx="5467350" cy="1181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1181100"/>
                    </a:xfrm>
                    <a:prstGeom prst="rect">
                      <a:avLst/>
                    </a:prstGeom>
                  </pic:spPr>
                </pic:pic>
              </a:graphicData>
            </a:graphic>
          </wp:inline>
        </w:drawing>
      </w:r>
    </w:p>
    <w:p w14:paraId="18D4470F" w14:textId="77777777" w:rsidR="00222A07" w:rsidRPr="00222A07" w:rsidRDefault="00222A07" w:rsidP="00222A07">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loss: giá trị của hàm mất mát cho dữ liệu đào tạo</w:t>
      </w:r>
    </w:p>
    <w:p w14:paraId="22B6B755" w14:textId="77777777" w:rsidR="00222A07" w:rsidRPr="00222A07" w:rsidRDefault="00222A07" w:rsidP="00222A07">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lastRenderedPageBreak/>
        <w:t>accuracy: độ chính xác cho dữ liệu đào tạo</w:t>
      </w:r>
    </w:p>
    <w:p w14:paraId="56A40A26" w14:textId="77777777" w:rsidR="00222A07" w:rsidRPr="00222A07" w:rsidRDefault="00222A07" w:rsidP="00222A07">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val_loss: giá trị của hàm mất mát cho dữ liệu kiểm tra</w:t>
      </w:r>
    </w:p>
    <w:p w14:paraId="6E263E93" w14:textId="77777777" w:rsidR="00EF64BB" w:rsidRPr="005C40A8" w:rsidRDefault="00222A07" w:rsidP="005C40A8">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val_accuracy: độ chính xác cho dữ liệu kiểm tra</w:t>
      </w:r>
      <w:r w:rsidR="00532699">
        <w:rPr>
          <w:rFonts w:ascii="Times New Roman" w:eastAsia="Times New Roman" w:hAnsi="Times New Roman" w:cs="Times New Roman"/>
          <w:color w:val="212121"/>
          <w:sz w:val="24"/>
          <w:szCs w:val="24"/>
        </w:rPr>
        <w:t>.</w:t>
      </w:r>
    </w:p>
    <w:p w14:paraId="4C3B8763" w14:textId="77777777" w:rsidR="009C6C6B" w:rsidRPr="00BB124C" w:rsidRDefault="00EF64BB" w:rsidP="006A44D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rPr>
      </w:pPr>
      <w:r w:rsidRPr="00BB124C">
        <w:rPr>
          <w:rFonts w:ascii="Times New Roman" w:hAnsi="Times New Roman" w:cs="Times New Roman"/>
          <w:color w:val="202124"/>
          <w:sz w:val="24"/>
          <w:szCs w:val="24"/>
        </w:rPr>
        <w:t>Bướ</w:t>
      </w:r>
      <w:r w:rsidR="009C6C6B" w:rsidRPr="00BB124C">
        <w:rPr>
          <w:rFonts w:ascii="Times New Roman" w:hAnsi="Times New Roman" w:cs="Times New Roman"/>
          <w:color w:val="202124"/>
          <w:sz w:val="24"/>
          <w:szCs w:val="24"/>
        </w:rPr>
        <w:t xml:space="preserve">c 5: Lưu model đã huấn luyện </w:t>
      </w:r>
    </w:p>
    <w:p w14:paraId="22C5AFB7" w14:textId="77777777" w:rsidR="004A7624" w:rsidRPr="00532699" w:rsidRDefault="008F0DC8" w:rsidP="00532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
        <w:jc w:val="left"/>
        <w:rPr>
          <w:rFonts w:ascii="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2FBFF1C5" wp14:editId="71AAD5C6">
            <wp:extent cx="4486275" cy="4667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466725"/>
                    </a:xfrm>
                    <a:prstGeom prst="rect">
                      <a:avLst/>
                    </a:prstGeom>
                  </pic:spPr>
                </pic:pic>
              </a:graphicData>
            </a:graphic>
          </wp:inline>
        </w:drawing>
      </w:r>
    </w:p>
    <w:p w14:paraId="14F2D5A7" w14:textId="77777777" w:rsidR="004A7624" w:rsidRPr="00BB124C" w:rsidRDefault="004A7624"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8F0DC8" w:rsidRPr="00BB124C">
        <w:rPr>
          <w:rFonts w:ascii="Times New Roman" w:hAnsi="Times New Roman" w:cs="Times New Roman"/>
          <w:color w:val="202124"/>
          <w:sz w:val="24"/>
          <w:szCs w:val="24"/>
        </w:rPr>
        <w:t xml:space="preserve">c 6: Vẽ đồ thị loss, accuracy của training set và validation set </w:t>
      </w:r>
    </w:p>
    <w:p w14:paraId="42FB16CC"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41D80A82" wp14:editId="1818078D">
            <wp:extent cx="5943600" cy="188087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80870"/>
                    </a:xfrm>
                    <a:prstGeom prst="rect">
                      <a:avLst/>
                    </a:prstGeom>
                  </pic:spPr>
                </pic:pic>
              </a:graphicData>
            </a:graphic>
          </wp:inline>
        </w:drawing>
      </w:r>
    </w:p>
    <w:p w14:paraId="35A6739D" w14:textId="77777777" w:rsidR="008F0DC8" w:rsidRPr="00BB124C" w:rsidRDefault="008F0DC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Bước 7: Đánh giá độ chính xác của model với dữ liệu test set</w:t>
      </w:r>
    </w:p>
    <w:p w14:paraId="4DAE3044"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6CE67C65" wp14:editId="613F162A">
            <wp:extent cx="5943600" cy="61404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4045"/>
                    </a:xfrm>
                    <a:prstGeom prst="rect">
                      <a:avLst/>
                    </a:prstGeom>
                  </pic:spPr>
                </pic:pic>
              </a:graphicData>
            </a:graphic>
          </wp:inline>
        </w:drawing>
      </w:r>
    </w:p>
    <w:p w14:paraId="2E7E7F90" w14:textId="77777777" w:rsidR="008F0DC8" w:rsidRPr="00BB124C" w:rsidRDefault="008F0DC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Bước 8: Kiểm tra đầu ra</w:t>
      </w:r>
    </w:p>
    <w:p w14:paraId="45F08F81"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12121"/>
          <w:sz w:val="24"/>
          <w:szCs w:val="24"/>
          <w:shd w:val="clear" w:color="auto" w:fill="FFFFFF"/>
        </w:rPr>
        <w:t>Kiểm tra đầu ra để đảm bảo mọi thứ đều ổn. Ở đây sẽ xem xét về một số ví dụ dự đoán đúng và một số ví dụ dự đoán sai.</w:t>
      </w:r>
    </w:p>
    <w:p w14:paraId="38BE19B0" w14:textId="77777777" w:rsidR="008F0DC8" w:rsidRPr="00BB124C" w:rsidRDefault="00EB58DF" w:rsidP="00EB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4C42439E" wp14:editId="2528CFA1">
            <wp:extent cx="5943600" cy="14903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90345"/>
                    </a:xfrm>
                    <a:prstGeom prst="rect">
                      <a:avLst/>
                    </a:prstGeom>
                  </pic:spPr>
                </pic:pic>
              </a:graphicData>
            </a:graphic>
          </wp:inline>
        </w:drawing>
      </w:r>
    </w:p>
    <w:p w14:paraId="6FEC35E6" w14:textId="77777777" w:rsidR="008F0DC8" w:rsidRDefault="00EB58DF"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lastRenderedPageBreak/>
        <w:drawing>
          <wp:inline distT="0" distB="0" distL="0" distR="0" wp14:anchorId="29B2150D" wp14:editId="2FDE6B17">
            <wp:extent cx="5943600" cy="2674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74620"/>
                    </a:xfrm>
                    <a:prstGeom prst="rect">
                      <a:avLst/>
                    </a:prstGeom>
                  </pic:spPr>
                </pic:pic>
              </a:graphicData>
            </a:graphic>
          </wp:inline>
        </w:drawing>
      </w:r>
    </w:p>
    <w:p w14:paraId="53DCA4E6" w14:textId="77777777" w:rsidR="005C40A8" w:rsidRPr="00BB124C" w:rsidRDefault="005C40A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52AEFE92" w14:textId="77777777" w:rsidR="00EB58DF" w:rsidRPr="00BB124C" w:rsidRDefault="00EB58DF">
      <w:pPr>
        <w:pStyle w:val="Heading2"/>
        <w:pPrChange w:id="549" w:author="Author">
          <w:pPr>
            <w:pStyle w:val="Heading3"/>
          </w:pPr>
        </w:pPrChange>
      </w:pPr>
      <w:bookmarkStart w:id="550" w:name="_Toc56438125"/>
      <w:bookmarkStart w:id="551" w:name="_Toc56439886"/>
      <w:r w:rsidRPr="00BB124C">
        <w:t>Sử dụng OpenCV cho bài toán Object Detection</w:t>
      </w:r>
      <w:bookmarkEnd w:id="550"/>
      <w:bookmarkEnd w:id="551"/>
    </w:p>
    <w:p w14:paraId="1E68F9EA" w14:textId="77777777" w:rsidR="00BB124C" w:rsidRPr="00BB124C" w:rsidRDefault="00BB124C" w:rsidP="001C5CA1">
      <w:pPr>
        <w:pStyle w:val="ListParagraph"/>
        <w:numPr>
          <w:ilvl w:val="0"/>
          <w:numId w:val="22"/>
        </w:numPr>
        <w:spacing w:line="276" w:lineRule="auto"/>
        <w:rPr>
          <w:rFonts w:ascii="Times New Roman" w:hAnsi="Times New Roman" w:cs="Times New Roman"/>
          <w:sz w:val="24"/>
          <w:szCs w:val="24"/>
        </w:rPr>
      </w:pPr>
      <w:r w:rsidRPr="00BB124C">
        <w:rPr>
          <w:rFonts w:ascii="Times New Roman" w:hAnsi="Times New Roman" w:cs="Times New Roman"/>
          <w:sz w:val="24"/>
          <w:szCs w:val="24"/>
        </w:rPr>
        <w:t>Nhận dạng các chữ viết có trong ảnh</w:t>
      </w:r>
    </w:p>
    <w:p w14:paraId="3C483570" w14:textId="77777777" w:rsidR="00EB58DF" w:rsidRPr="00EB58DF" w:rsidRDefault="00EB58DF" w:rsidP="001C5CA1">
      <w:pPr>
        <w:shd w:val="clear" w:color="auto" w:fill="FFFFFF"/>
        <w:spacing w:before="120" w:after="90"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Đến bước này ta sẽ dùng opencv, đầu tiên ta sẽ xử lý ảnh và tìm contours</w:t>
      </w:r>
      <w:r w:rsidRPr="00BB124C">
        <w:rPr>
          <w:rFonts w:ascii="Times New Roman" w:eastAsia="Times New Roman" w:hAnsi="Times New Roman" w:cs="Times New Roman"/>
          <w:color w:val="212121"/>
          <w:sz w:val="24"/>
          <w:szCs w:val="24"/>
        </w:rPr>
        <w:t xml:space="preserve"> </w:t>
      </w:r>
      <w:r w:rsidRPr="00EB58DF">
        <w:rPr>
          <w:rFonts w:ascii="Times New Roman" w:eastAsia="Times New Roman" w:hAnsi="Times New Roman" w:cs="Times New Roman"/>
          <w:color w:val="212121"/>
          <w:sz w:val="24"/>
          <w:szCs w:val="24"/>
        </w:rPr>
        <w:t>(contour là một đường cong nối liền các điểm có cùng cường độ hoặc màu sắc) của từng chữ viết trên ảnh. Các bước để nhận dạng các chữ viết có trong ảnh:</w:t>
      </w:r>
    </w:p>
    <w:p w14:paraId="3936E2B4" w14:textId="77777777" w:rsidR="00EB58DF" w:rsidRP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Chuyển đổi từ hệ màu BGR sang màu xám</w:t>
      </w:r>
    </w:p>
    <w:p w14:paraId="09A3E524" w14:textId="77777777" w:rsidR="00EB58DF" w:rsidRP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Giảm nhiễu bằng Gaussian</w:t>
      </w:r>
    </w:p>
    <w:p w14:paraId="6F9A5012" w14:textId="77777777" w:rsidR="00EB58DF" w:rsidRP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Dùng threshold chuyển về ảnh binary</w:t>
      </w:r>
    </w:p>
    <w:p w14:paraId="0DFEB303" w14:textId="77777777" w:rsidR="00EB58DF" w:rsidRPr="00BB124C"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Tìm contour và vẽ bouding box</w:t>
      </w:r>
    </w:p>
    <w:p w14:paraId="7F261FED" w14:textId="77777777" w:rsidR="00EB58DF" w:rsidRPr="00BB124C" w:rsidRDefault="00EB58DF" w:rsidP="00EB58DF">
      <w:p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hAnsi="Times New Roman" w:cs="Times New Roman"/>
          <w:noProof/>
          <w:sz w:val="24"/>
          <w:szCs w:val="24"/>
        </w:rPr>
        <w:drawing>
          <wp:inline distT="0" distB="0" distL="0" distR="0" wp14:anchorId="02BF2342" wp14:editId="0E545333">
            <wp:extent cx="4775324" cy="2566737"/>
            <wp:effectExtent l="0" t="0" r="635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2097" cy="2581127"/>
                    </a:xfrm>
                    <a:prstGeom prst="rect">
                      <a:avLst/>
                    </a:prstGeom>
                  </pic:spPr>
                </pic:pic>
              </a:graphicData>
            </a:graphic>
          </wp:inline>
        </w:drawing>
      </w:r>
    </w:p>
    <w:p w14:paraId="2EF1A1BC" w14:textId="47CE4D27" w:rsidR="00EB58DF" w:rsidRPr="00E15A34" w:rsidRDefault="00EB58DF">
      <w:pPr>
        <w:pStyle w:val="ListParagraph"/>
        <w:numPr>
          <w:ilvl w:val="0"/>
          <w:numId w:val="22"/>
        </w:numPr>
        <w:rPr>
          <w:rFonts w:ascii="Times New Roman" w:hAnsi="Times New Roman" w:cs="Times New Roman"/>
          <w:sz w:val="24"/>
          <w:szCs w:val="24"/>
        </w:rPr>
      </w:pPr>
      <w:r w:rsidRPr="00BB124C">
        <w:rPr>
          <w:rFonts w:ascii="Times New Roman" w:hAnsi="Times New Roman" w:cs="Times New Roman"/>
          <w:sz w:val="24"/>
          <w:szCs w:val="24"/>
        </w:rPr>
        <w:t>Dự đoán các chữ trên ảnh dựa vào model nhận diện chữ viết đã xây dựng</w:t>
      </w:r>
    </w:p>
    <w:p w14:paraId="38BF5476" w14:textId="38F32CEB" w:rsidR="00E15A34" w:rsidRDefault="00E15A34" w:rsidP="001C5CA1">
      <w:p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hAnsi="Times New Roman" w:cs="Times New Roman"/>
          <w:noProof/>
          <w:sz w:val="24"/>
          <w:szCs w:val="24"/>
        </w:rPr>
        <w:lastRenderedPageBreak/>
        <w:drawing>
          <wp:inline distT="0" distB="0" distL="0" distR="0" wp14:anchorId="640F00C5" wp14:editId="67F54FE1">
            <wp:extent cx="4235116" cy="292702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9885" cy="2951058"/>
                    </a:xfrm>
                    <a:prstGeom prst="rect">
                      <a:avLst/>
                    </a:prstGeom>
                  </pic:spPr>
                </pic:pic>
              </a:graphicData>
            </a:graphic>
          </wp:inline>
        </w:drawing>
      </w:r>
    </w:p>
    <w:p w14:paraId="358DC5C1" w14:textId="77777777" w:rsidR="00383B62" w:rsidRDefault="00383B62">
      <w:pPr>
        <w:jc w:val="left"/>
        <w:rPr>
          <w:rFonts w:ascii="Times New Roman" w:hAnsi="Times New Roman" w:cs="Times New Roman"/>
        </w:rPr>
        <w:sectPr w:rsidR="00383B62" w:rsidSect="00383B62">
          <w:type w:val="continuous"/>
          <w:pgSz w:w="11909" w:h="16834" w:code="9"/>
          <w:pgMar w:top="1440" w:right="1440" w:bottom="1440" w:left="1440" w:header="720" w:footer="720" w:gutter="0"/>
          <w:cols w:space="720"/>
          <w:titlePg/>
          <w:docGrid w:linePitch="360"/>
        </w:sectPr>
      </w:pPr>
    </w:p>
    <w:p w14:paraId="3A31FB16" w14:textId="629ED1AE" w:rsidR="00CB4C02" w:rsidRDefault="00CB4C02">
      <w:pPr>
        <w:jc w:val="left"/>
        <w:rPr>
          <w:rFonts w:ascii="Times New Roman" w:eastAsiaTheme="majorEastAsia" w:hAnsi="Times New Roman" w:cs="Times New Roman"/>
          <w:color w:val="390F26" w:themeColor="accent1" w:themeShade="BF"/>
          <w:szCs w:val="26"/>
        </w:rPr>
      </w:pPr>
    </w:p>
    <w:p w14:paraId="2A7A4267" w14:textId="77777777" w:rsidR="005E4A95" w:rsidRDefault="00DF49F1">
      <w:pPr>
        <w:pStyle w:val="Heading2"/>
        <w:pPrChange w:id="552" w:author="Author">
          <w:pPr>
            <w:pStyle w:val="Heading2"/>
            <w:numPr>
              <w:ilvl w:val="0"/>
              <w:numId w:val="5"/>
            </w:numPr>
          </w:pPr>
        </w:pPrChange>
      </w:pPr>
      <w:bookmarkStart w:id="553" w:name="_Toc56438126"/>
      <w:bookmarkStart w:id="554" w:name="_Toc56439887"/>
      <w:r w:rsidRPr="00AD2CAA">
        <w:t xml:space="preserve">Xây dựng một ứng </w:t>
      </w:r>
      <w:r w:rsidRPr="00722406">
        <w:rPr>
          <w:rPrChange w:id="555" w:author="Author">
            <w:rPr>
              <w:rFonts w:ascii="Times New Roman" w:hAnsi="Times New Roman" w:cs="Times New Roman"/>
            </w:rPr>
          </w:rPrChange>
        </w:rPr>
        <w:t>dụng</w:t>
      </w:r>
      <w:r w:rsidRPr="00AD2CAA">
        <w:t xml:space="preserve"> dựa trên Tool TensorFlow</w:t>
      </w:r>
      <w:bookmarkEnd w:id="553"/>
      <w:bookmarkEnd w:id="554"/>
    </w:p>
    <w:p w14:paraId="2F5220DE" w14:textId="5692601B" w:rsidR="00386C2F" w:rsidRDefault="00C050E3" w:rsidP="00CB4C02">
      <w:pPr>
        <w:ind w:firstLine="720"/>
      </w:pPr>
      <w:r>
        <w:rPr>
          <w:noProof/>
        </w:rPr>
        <w:drawing>
          <wp:anchor distT="0" distB="0" distL="114300" distR="114300" simplePos="0" relativeHeight="251686912" behindDoc="1" locked="0" layoutInCell="1" allowOverlap="1" wp14:anchorId="43443494" wp14:editId="131C758B">
            <wp:simplePos x="0" y="0"/>
            <wp:positionH relativeFrom="column">
              <wp:posOffset>624205</wp:posOffset>
            </wp:positionH>
            <wp:positionV relativeFrom="paragraph">
              <wp:posOffset>247269</wp:posOffset>
            </wp:positionV>
            <wp:extent cx="314325" cy="220345"/>
            <wp:effectExtent l="0" t="0" r="9525" b="8255"/>
            <wp:wrapTight wrapText="bothSides">
              <wp:wrapPolygon edited="0">
                <wp:start x="0" y="0"/>
                <wp:lineTo x="0" y="20542"/>
                <wp:lineTo x="20945" y="20542"/>
                <wp:lineTo x="2094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4325" cy="220345"/>
                    </a:xfrm>
                    <a:prstGeom prst="rect">
                      <a:avLst/>
                    </a:prstGeom>
                  </pic:spPr>
                </pic:pic>
              </a:graphicData>
            </a:graphic>
            <wp14:sizeRelH relativeFrom="margin">
              <wp14:pctWidth>0</wp14:pctWidth>
            </wp14:sizeRelH>
            <wp14:sizeRelV relativeFrom="margin">
              <wp14:pctHeight>0</wp14:pctHeight>
            </wp14:sizeRelV>
          </wp:anchor>
        </w:drawing>
      </w:r>
      <w:r w:rsidR="00386C2F">
        <w:rPr>
          <w:rFonts w:ascii="Calibri" w:hAnsi="Calibri" w:cs="Calibri"/>
        </w:rPr>
        <w:t>Ứ</w:t>
      </w:r>
      <w:r w:rsidR="00386C2F">
        <w:t>ng d</w:t>
      </w:r>
      <w:r w:rsidR="00386C2F">
        <w:rPr>
          <w:rFonts w:ascii="Calibri" w:hAnsi="Calibri" w:cs="Calibri"/>
        </w:rPr>
        <w:t>ụ</w:t>
      </w:r>
      <w:r w:rsidR="00386C2F">
        <w:t>ng nh</w:t>
      </w:r>
      <w:r w:rsidR="00386C2F">
        <w:rPr>
          <w:rFonts w:ascii="Calibri" w:hAnsi="Calibri" w:cs="Calibri"/>
        </w:rPr>
        <w:t>ậ</w:t>
      </w:r>
      <w:r w:rsidR="00386C2F">
        <w:t>n d</w:t>
      </w:r>
      <w:r w:rsidR="00386C2F">
        <w:rPr>
          <w:rFonts w:ascii="Calibri" w:hAnsi="Calibri" w:cs="Calibri"/>
        </w:rPr>
        <w:t>ạ</w:t>
      </w:r>
      <w:r w:rsidR="00386C2F">
        <w:t>ng ch</w:t>
      </w:r>
      <w:r w:rsidR="00386C2F">
        <w:rPr>
          <w:rFonts w:ascii="Calibri" w:hAnsi="Calibri" w:cs="Calibri"/>
        </w:rPr>
        <w:t>ữ</w:t>
      </w:r>
      <w:r w:rsidR="00386C2F">
        <w:t xml:space="preserve"> vi</w:t>
      </w:r>
      <w:r w:rsidR="00386C2F">
        <w:rPr>
          <w:rFonts w:ascii="Calibri" w:hAnsi="Calibri" w:cs="Calibri"/>
        </w:rPr>
        <w:t>ế</w:t>
      </w:r>
      <w:r w:rsidR="00386C2F">
        <w:t>t tay v</w:t>
      </w:r>
      <w:r w:rsidR="00386C2F">
        <w:rPr>
          <w:rFonts w:ascii="Calibri" w:hAnsi="Calibri" w:cs="Calibri"/>
        </w:rPr>
        <w:t>ớ</w:t>
      </w:r>
      <w:r w:rsidR="00CB4C02">
        <w:t>i các tính năng</w:t>
      </w:r>
    </w:p>
    <w:p w14:paraId="7CC3A801" w14:textId="01DEE1FF" w:rsidR="00CB4C02" w:rsidRDefault="00C050E3" w:rsidP="00CB4C02">
      <w:pPr>
        <w:ind w:firstLine="720"/>
      </w:pPr>
      <w:r>
        <w:rPr>
          <w:noProof/>
        </w:rPr>
        <w:drawing>
          <wp:anchor distT="0" distB="0" distL="114300" distR="114300" simplePos="0" relativeHeight="251683840" behindDoc="1" locked="0" layoutInCell="1" allowOverlap="1" wp14:anchorId="1F45FD17" wp14:editId="1838E09A">
            <wp:simplePos x="0" y="0"/>
            <wp:positionH relativeFrom="column">
              <wp:posOffset>609600</wp:posOffset>
            </wp:positionH>
            <wp:positionV relativeFrom="paragraph">
              <wp:posOffset>250698</wp:posOffset>
            </wp:positionV>
            <wp:extent cx="390525" cy="257810"/>
            <wp:effectExtent l="0" t="0" r="9525" b="8890"/>
            <wp:wrapTight wrapText="bothSides">
              <wp:wrapPolygon edited="0">
                <wp:start x="0" y="0"/>
                <wp:lineTo x="0" y="20749"/>
                <wp:lineTo x="21073" y="20749"/>
                <wp:lineTo x="2107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0525" cy="257810"/>
                    </a:xfrm>
                    <a:prstGeom prst="rect">
                      <a:avLst/>
                    </a:prstGeom>
                  </pic:spPr>
                </pic:pic>
              </a:graphicData>
            </a:graphic>
            <wp14:sizeRelH relativeFrom="margin">
              <wp14:pctWidth>0</wp14:pctWidth>
            </wp14:sizeRelH>
            <wp14:sizeRelV relativeFrom="margin">
              <wp14:pctHeight>0</wp14:pctHeight>
            </wp14:sizeRelV>
          </wp:anchor>
        </w:drawing>
      </w:r>
      <w:r w:rsidR="00CB4C02">
        <w:tab/>
        <w:t>V</w:t>
      </w:r>
      <w:r w:rsidR="00CB4C02">
        <w:rPr>
          <w:rFonts w:ascii="Calibri" w:hAnsi="Calibri" w:cs="Calibri"/>
        </w:rPr>
        <w:t>ẽ</w:t>
      </w:r>
      <w:r w:rsidR="00CB4C02">
        <w:t xml:space="preserve"> tr</w:t>
      </w:r>
      <w:r w:rsidR="00CB4C02">
        <w:rPr>
          <w:rFonts w:ascii="Calibri" w:hAnsi="Calibri" w:cs="Calibri"/>
        </w:rPr>
        <w:t>ự</w:t>
      </w:r>
      <w:r w:rsidR="00CB4C02">
        <w:t>c ti</w:t>
      </w:r>
      <w:r w:rsidR="00CB4C02">
        <w:rPr>
          <w:rFonts w:ascii="Calibri" w:hAnsi="Calibri" w:cs="Calibri"/>
        </w:rPr>
        <w:t>ế</w:t>
      </w:r>
      <w:r w:rsidR="00CB4C02">
        <w:t>p ký t</w:t>
      </w:r>
      <w:r w:rsidR="00CB4C02">
        <w:rPr>
          <w:rFonts w:ascii="Calibri" w:hAnsi="Calibri" w:cs="Calibri"/>
        </w:rPr>
        <w:t>ự</w:t>
      </w:r>
      <w:r w:rsidR="00CB4C02">
        <w:t xml:space="preserve"> vào vùng làm vi</w:t>
      </w:r>
      <w:r w:rsidR="00CB4C02">
        <w:rPr>
          <w:rFonts w:ascii="Calibri" w:hAnsi="Calibri" w:cs="Calibri"/>
        </w:rPr>
        <w:t>ệ</w:t>
      </w:r>
      <w:r w:rsidR="00CB4C02">
        <w:t>c c</w:t>
      </w:r>
      <w:r w:rsidR="00CB4C02">
        <w:rPr>
          <w:rFonts w:ascii="Calibri" w:hAnsi="Calibri" w:cs="Calibri"/>
        </w:rPr>
        <w:t>ủ</w:t>
      </w:r>
      <w:r w:rsidR="00CB4C02">
        <w:t xml:space="preserve">a </w:t>
      </w:r>
      <w:r w:rsidR="00CB4C02">
        <w:rPr>
          <w:rFonts w:ascii="Calibri" w:hAnsi="Calibri" w:cs="Calibri"/>
        </w:rPr>
        <w:t>ứ</w:t>
      </w:r>
      <w:r w:rsidR="00CB4C02">
        <w:t>ng d</w:t>
      </w:r>
      <w:r w:rsidR="00CB4C02">
        <w:rPr>
          <w:rFonts w:ascii="Calibri" w:hAnsi="Calibri" w:cs="Calibri"/>
        </w:rPr>
        <w:t>ụ</w:t>
      </w:r>
      <w:r w:rsidR="00CB4C02">
        <w:t>ng</w:t>
      </w:r>
    </w:p>
    <w:p w14:paraId="791139E0" w14:textId="5E90A8AF" w:rsidR="00CB4C02" w:rsidRDefault="00C050E3" w:rsidP="00CB4C02">
      <w:pPr>
        <w:ind w:firstLine="720"/>
      </w:pPr>
      <w:r>
        <w:tab/>
      </w:r>
      <w:r w:rsidR="00CB4C02">
        <w:t>M</w:t>
      </w:r>
      <w:r w:rsidR="00CB4C02">
        <w:rPr>
          <w:rFonts w:ascii="Calibri" w:hAnsi="Calibri" w:cs="Calibri"/>
        </w:rPr>
        <w:t>ở</w:t>
      </w:r>
      <w:r w:rsidR="00CB4C02">
        <w:t xml:space="preserve"> các hình </w:t>
      </w:r>
      <w:r w:rsidR="00CB4C02">
        <w:rPr>
          <w:rFonts w:ascii="Calibri" w:hAnsi="Calibri" w:cs="Calibri"/>
        </w:rPr>
        <w:t>ả</w:t>
      </w:r>
      <w:r w:rsidR="00CB4C02">
        <w:t>nh t</w:t>
      </w:r>
      <w:r w:rsidR="00CB4C02">
        <w:rPr>
          <w:rFonts w:ascii="Calibri" w:hAnsi="Calibri" w:cs="Calibri"/>
        </w:rPr>
        <w:t>ừ</w:t>
      </w:r>
      <w:r w:rsidR="00CB4C02">
        <w:t xml:space="preserve"> m</w:t>
      </w:r>
      <w:r w:rsidR="00CB4C02">
        <w:rPr>
          <w:rFonts w:ascii="Calibri" w:hAnsi="Calibri" w:cs="Calibri"/>
        </w:rPr>
        <w:t>ộ</w:t>
      </w:r>
      <w:r w:rsidR="00CB4C02">
        <w:t xml:space="preserve">t file </w:t>
      </w:r>
      <w:r w:rsidR="00CB4C02">
        <w:rPr>
          <w:rFonts w:ascii="Calibri" w:hAnsi="Calibri" w:cs="Calibri"/>
        </w:rPr>
        <w:t>ả</w:t>
      </w:r>
      <w:r w:rsidR="00CB4C02">
        <w:t>nh</w:t>
      </w:r>
    </w:p>
    <w:p w14:paraId="24E64EF9" w14:textId="6EA4327E" w:rsidR="002A6045" w:rsidRDefault="00C050E3" w:rsidP="002A6045">
      <w:pPr>
        <w:ind w:firstLine="720"/>
      </w:pPr>
      <w:r>
        <w:rPr>
          <w:noProof/>
        </w:rPr>
        <w:drawing>
          <wp:anchor distT="0" distB="0" distL="114300" distR="114300" simplePos="0" relativeHeight="251684864" behindDoc="1" locked="0" layoutInCell="1" allowOverlap="1" wp14:anchorId="24B6509A" wp14:editId="12711975">
            <wp:simplePos x="0" y="0"/>
            <wp:positionH relativeFrom="column">
              <wp:posOffset>593979</wp:posOffset>
            </wp:positionH>
            <wp:positionV relativeFrom="paragraph">
              <wp:posOffset>7620</wp:posOffset>
            </wp:positionV>
            <wp:extent cx="409575" cy="261620"/>
            <wp:effectExtent l="0" t="0" r="9525" b="5080"/>
            <wp:wrapTight wrapText="bothSides">
              <wp:wrapPolygon edited="0">
                <wp:start x="0" y="0"/>
                <wp:lineTo x="0" y="20447"/>
                <wp:lineTo x="21098" y="20447"/>
                <wp:lineTo x="2109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9575" cy="261620"/>
                    </a:xfrm>
                    <a:prstGeom prst="rect">
                      <a:avLst/>
                    </a:prstGeom>
                  </pic:spPr>
                </pic:pic>
              </a:graphicData>
            </a:graphic>
            <wp14:sizeRelH relativeFrom="margin">
              <wp14:pctWidth>0</wp14:pctWidth>
            </wp14:sizeRelH>
            <wp14:sizeRelV relativeFrom="margin">
              <wp14:pctHeight>0</wp14:pctHeight>
            </wp14:sizeRelV>
          </wp:anchor>
        </w:drawing>
      </w:r>
      <w:r>
        <w:tab/>
      </w:r>
      <w:r w:rsidR="002A6045">
        <w:t>Xóa các thao tác tr</w:t>
      </w:r>
      <w:r w:rsidR="002A6045">
        <w:rPr>
          <w:rFonts w:ascii="Calibri" w:hAnsi="Calibri" w:cs="Calibri"/>
        </w:rPr>
        <w:t>ướ</w:t>
      </w:r>
      <w:r w:rsidR="002A6045">
        <w:t>c đó trên vùng làm vi</w:t>
      </w:r>
      <w:r w:rsidR="002A6045">
        <w:rPr>
          <w:rFonts w:ascii="Calibri" w:hAnsi="Calibri" w:cs="Calibri"/>
        </w:rPr>
        <w:t>ệ</w:t>
      </w:r>
      <w:r w:rsidR="002A6045">
        <w:t>c c</w:t>
      </w:r>
      <w:r w:rsidR="002A6045">
        <w:rPr>
          <w:rFonts w:ascii="Calibri" w:hAnsi="Calibri" w:cs="Calibri"/>
        </w:rPr>
        <w:t>ủ</w:t>
      </w:r>
      <w:r w:rsidR="002A6045">
        <w:t xml:space="preserve">a </w:t>
      </w:r>
      <w:r w:rsidR="002A6045">
        <w:rPr>
          <w:rFonts w:ascii="Calibri" w:hAnsi="Calibri" w:cs="Calibri"/>
        </w:rPr>
        <w:t>ứ</w:t>
      </w:r>
      <w:r w:rsidR="002A6045">
        <w:t>ng d</w:t>
      </w:r>
      <w:r w:rsidR="002A6045">
        <w:rPr>
          <w:rFonts w:ascii="Calibri" w:hAnsi="Calibri" w:cs="Calibri"/>
        </w:rPr>
        <w:t>ụ</w:t>
      </w:r>
      <w:r w:rsidR="002A6045">
        <w:t>ng</w:t>
      </w:r>
    </w:p>
    <w:p w14:paraId="32705F07" w14:textId="2C31F25A" w:rsidR="00CB4C02" w:rsidRPr="00386C2F" w:rsidRDefault="00C050E3" w:rsidP="00C050E3">
      <w:pPr>
        <w:tabs>
          <w:tab w:val="left" w:pos="2880"/>
        </w:tabs>
        <w:ind w:firstLine="720"/>
      </w:pPr>
      <w:r>
        <w:rPr>
          <w:noProof/>
        </w:rPr>
        <w:drawing>
          <wp:anchor distT="0" distB="0" distL="114300" distR="114300" simplePos="0" relativeHeight="251685888" behindDoc="1" locked="0" layoutInCell="1" allowOverlap="1" wp14:anchorId="526D113D" wp14:editId="213E2982">
            <wp:simplePos x="0" y="0"/>
            <wp:positionH relativeFrom="column">
              <wp:posOffset>600710</wp:posOffset>
            </wp:positionH>
            <wp:positionV relativeFrom="paragraph">
              <wp:posOffset>10160</wp:posOffset>
            </wp:positionV>
            <wp:extent cx="400050" cy="238125"/>
            <wp:effectExtent l="0" t="0" r="0" b="9525"/>
            <wp:wrapTight wrapText="bothSides">
              <wp:wrapPolygon edited="0">
                <wp:start x="0" y="0"/>
                <wp:lineTo x="0" y="20736"/>
                <wp:lineTo x="20571" y="20736"/>
                <wp:lineTo x="205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0050" cy="238125"/>
                    </a:xfrm>
                    <a:prstGeom prst="rect">
                      <a:avLst/>
                    </a:prstGeom>
                  </pic:spPr>
                </pic:pic>
              </a:graphicData>
            </a:graphic>
            <wp14:sizeRelH relativeFrom="margin">
              <wp14:pctWidth>0</wp14:pctWidth>
            </wp14:sizeRelH>
            <wp14:sizeRelV relativeFrom="margin">
              <wp14:pctHeight>0</wp14:pctHeight>
            </wp14:sizeRelV>
          </wp:anchor>
        </w:drawing>
      </w:r>
      <w:r>
        <w:tab/>
      </w:r>
      <w:r w:rsidR="002A6045">
        <w:t>Th</w:t>
      </w:r>
      <w:r w:rsidR="002A6045">
        <w:rPr>
          <w:rFonts w:ascii="Calibri" w:hAnsi="Calibri" w:cs="Calibri"/>
        </w:rPr>
        <w:t>ự</w:t>
      </w:r>
      <w:r w:rsidR="002A6045">
        <w:t>c thi nh</w:t>
      </w:r>
      <w:r w:rsidR="002A6045">
        <w:rPr>
          <w:rFonts w:ascii="Calibri" w:hAnsi="Calibri" w:cs="Calibri"/>
        </w:rPr>
        <w:t>ậ</w:t>
      </w:r>
      <w:r w:rsidR="002A6045">
        <w:t>n di</w:t>
      </w:r>
      <w:r w:rsidR="002A6045">
        <w:rPr>
          <w:rFonts w:ascii="Calibri" w:hAnsi="Calibri" w:cs="Calibri"/>
        </w:rPr>
        <w:t>ệ</w:t>
      </w:r>
      <w:r w:rsidR="002A6045">
        <w:t>n ch</w:t>
      </w:r>
      <w:r w:rsidR="002A6045">
        <w:rPr>
          <w:rFonts w:ascii="Calibri" w:hAnsi="Calibri" w:cs="Calibri"/>
        </w:rPr>
        <w:t>ữ</w:t>
      </w:r>
      <w:r w:rsidR="002A6045">
        <w:t xml:space="preserve"> vi</w:t>
      </w:r>
      <w:r w:rsidR="002A6045">
        <w:rPr>
          <w:rFonts w:ascii="Calibri" w:hAnsi="Calibri" w:cs="Calibri"/>
        </w:rPr>
        <w:t>ế</w:t>
      </w:r>
      <w:r w:rsidR="002A6045">
        <w:t>t tay</w:t>
      </w:r>
    </w:p>
    <w:p w14:paraId="1BFA6EB4" w14:textId="77777777" w:rsidR="006512AE" w:rsidRDefault="00386C2F" w:rsidP="00976A52">
      <w:pPr>
        <w:pStyle w:val="ListParagraph"/>
        <w:numPr>
          <w:ilvl w:val="0"/>
          <w:numId w:val="24"/>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9744" behindDoc="0" locked="0" layoutInCell="1" allowOverlap="1" wp14:anchorId="64DAC4E2" wp14:editId="37C00D36">
            <wp:simplePos x="0" y="0"/>
            <wp:positionH relativeFrom="column">
              <wp:posOffset>28575</wp:posOffset>
            </wp:positionH>
            <wp:positionV relativeFrom="paragraph">
              <wp:posOffset>388620</wp:posOffset>
            </wp:positionV>
            <wp:extent cx="5695950" cy="59086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Screen.PNG"/>
                    <pic:cNvPicPr/>
                  </pic:nvPicPr>
                  <pic:blipFill>
                    <a:blip r:embed="rId50">
                      <a:extLst>
                        <a:ext uri="{28A0092B-C50C-407E-A947-70E740481C1C}">
                          <a14:useLocalDpi xmlns:a14="http://schemas.microsoft.com/office/drawing/2010/main" val="0"/>
                        </a:ext>
                      </a:extLst>
                    </a:blip>
                    <a:stretch>
                      <a:fillRect/>
                    </a:stretch>
                  </pic:blipFill>
                  <pic:spPr>
                    <a:xfrm>
                      <a:off x="0" y="0"/>
                      <a:ext cx="5695950" cy="5908675"/>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Giao diện màn hình chính</w:t>
      </w:r>
    </w:p>
    <w:p w14:paraId="7175BD17" w14:textId="5C463FA5" w:rsidR="00386C2F" w:rsidRDefault="00386C2F" w:rsidP="002A6045">
      <w:pPr>
        <w:rPr>
          <w:rFonts w:ascii="Times New Roman" w:hAnsi="Times New Roman" w:cs="Times New Roman"/>
        </w:rPr>
      </w:pPr>
    </w:p>
    <w:p w14:paraId="0E0478E2" w14:textId="77777777" w:rsidR="00A54F08" w:rsidRPr="00386C2F" w:rsidRDefault="00A54F08" w:rsidP="002A6045">
      <w:pPr>
        <w:rPr>
          <w:rFonts w:ascii="Times New Roman" w:hAnsi="Times New Roman" w:cs="Times New Roman"/>
        </w:rPr>
      </w:pPr>
    </w:p>
    <w:p w14:paraId="4CE4030E" w14:textId="77777777" w:rsidR="00CB4C02" w:rsidRPr="00CB4C02" w:rsidRDefault="00976A52" w:rsidP="00CB4C02">
      <w:pPr>
        <w:pStyle w:val="ListParagraph"/>
        <w:numPr>
          <w:ilvl w:val="0"/>
          <w:numId w:val="24"/>
        </w:numPr>
        <w:ind w:left="360"/>
        <w:rPr>
          <w:rFonts w:ascii="Times New Roman" w:hAnsi="Times New Roman" w:cs="Times New Roman"/>
        </w:rPr>
      </w:pPr>
      <w:r w:rsidRPr="00CB4C02">
        <w:rPr>
          <w:rFonts w:ascii="Times New Roman" w:hAnsi="Times New Roman" w:cs="Times New Roman"/>
        </w:rPr>
        <w:t>Thao tác vẽ với chuột trên vùng làm việc</w:t>
      </w:r>
    </w:p>
    <w:p w14:paraId="625618E9" w14:textId="77777777" w:rsidR="00386C2F" w:rsidRDefault="00386C2F" w:rsidP="002A6045">
      <w:pPr>
        <w:rPr>
          <w:rFonts w:ascii="Times New Roman" w:hAnsi="Times New Roman" w:cs="Times New Roman"/>
        </w:rPr>
      </w:pPr>
      <w:r>
        <w:rPr>
          <w:noProof/>
        </w:rPr>
        <w:lastRenderedPageBreak/>
        <w:drawing>
          <wp:inline distT="0" distB="0" distL="0" distR="0" wp14:anchorId="5DC7A044" wp14:editId="4E5C2DC3">
            <wp:extent cx="5943600" cy="616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_with_mous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1C0680E8" w14:textId="77777777" w:rsidR="00386C2F" w:rsidRDefault="00386C2F" w:rsidP="00386C2F">
      <w:pPr>
        <w:ind w:left="360"/>
        <w:rPr>
          <w:rFonts w:ascii="Times New Roman" w:hAnsi="Times New Roman" w:cs="Times New Roman"/>
        </w:rPr>
      </w:pPr>
    </w:p>
    <w:p w14:paraId="408C0B17" w14:textId="77777777" w:rsidR="002A6045" w:rsidRDefault="002A6045" w:rsidP="00386C2F">
      <w:pPr>
        <w:ind w:left="360"/>
        <w:rPr>
          <w:rFonts w:ascii="Times New Roman" w:hAnsi="Times New Roman" w:cs="Times New Roman"/>
        </w:rPr>
      </w:pPr>
    </w:p>
    <w:p w14:paraId="57923DC8" w14:textId="77777777" w:rsidR="002A6045" w:rsidRDefault="002A6045" w:rsidP="00386C2F">
      <w:pPr>
        <w:ind w:left="360"/>
        <w:rPr>
          <w:rFonts w:ascii="Times New Roman" w:hAnsi="Times New Roman" w:cs="Times New Roman"/>
        </w:rPr>
      </w:pPr>
    </w:p>
    <w:p w14:paraId="205905FD" w14:textId="77777777" w:rsidR="002A6045" w:rsidRDefault="002A6045" w:rsidP="00386C2F">
      <w:pPr>
        <w:ind w:left="360"/>
        <w:rPr>
          <w:rFonts w:ascii="Times New Roman" w:hAnsi="Times New Roman" w:cs="Times New Roman"/>
        </w:rPr>
      </w:pPr>
    </w:p>
    <w:p w14:paraId="124776B5" w14:textId="59D65C57" w:rsidR="002A6045" w:rsidRDefault="002A6045" w:rsidP="00386C2F">
      <w:pPr>
        <w:ind w:left="360"/>
        <w:rPr>
          <w:rFonts w:ascii="Times New Roman" w:hAnsi="Times New Roman" w:cs="Times New Roman"/>
        </w:rPr>
      </w:pPr>
    </w:p>
    <w:p w14:paraId="0FA16AB9" w14:textId="3334C65D" w:rsidR="00A54F08" w:rsidRDefault="00A54F08" w:rsidP="00386C2F">
      <w:pPr>
        <w:ind w:left="360"/>
        <w:rPr>
          <w:rFonts w:ascii="Times New Roman" w:hAnsi="Times New Roman" w:cs="Times New Roman"/>
        </w:rPr>
      </w:pPr>
    </w:p>
    <w:p w14:paraId="0AAABEE5" w14:textId="77777777" w:rsidR="00A54F08" w:rsidRPr="00386C2F" w:rsidRDefault="00A54F08" w:rsidP="00386C2F">
      <w:pPr>
        <w:ind w:left="360"/>
        <w:rPr>
          <w:rFonts w:ascii="Times New Roman" w:hAnsi="Times New Roman" w:cs="Times New Roman"/>
        </w:rPr>
      </w:pPr>
    </w:p>
    <w:p w14:paraId="5AA1AF48" w14:textId="77777777" w:rsidR="00386C2F" w:rsidRDefault="00976A52" w:rsidP="00386C2F">
      <w:pPr>
        <w:pStyle w:val="ListParagraph"/>
        <w:numPr>
          <w:ilvl w:val="0"/>
          <w:numId w:val="24"/>
        </w:numPr>
        <w:rPr>
          <w:rFonts w:ascii="Times New Roman" w:hAnsi="Times New Roman" w:cs="Times New Roman"/>
        </w:rPr>
      </w:pPr>
      <w:r>
        <w:rPr>
          <w:rFonts w:ascii="Times New Roman" w:hAnsi="Times New Roman" w:cs="Times New Roman"/>
        </w:rPr>
        <w:lastRenderedPageBreak/>
        <w:t xml:space="preserve">Mở tệp từ file .PNG </w:t>
      </w:r>
    </w:p>
    <w:p w14:paraId="07CE3979" w14:textId="132B33CD" w:rsidR="00976A52" w:rsidRDefault="00CB4C02" w:rsidP="00CB4C02">
      <w:pPr>
        <w:ind w:left="4320" w:firstLine="1350"/>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1" locked="0" layoutInCell="1" allowOverlap="1" wp14:anchorId="4154829B" wp14:editId="62235C4F">
            <wp:simplePos x="0" y="0"/>
            <wp:positionH relativeFrom="margin">
              <wp:align>left</wp:align>
            </wp:positionH>
            <wp:positionV relativeFrom="paragraph">
              <wp:posOffset>10795</wp:posOffset>
            </wp:positionV>
            <wp:extent cx="2910205" cy="3020060"/>
            <wp:effectExtent l="0" t="0" r="4445" b="8890"/>
            <wp:wrapTight wrapText="bothSides">
              <wp:wrapPolygon edited="0">
                <wp:start x="0" y="0"/>
                <wp:lineTo x="0" y="21527"/>
                <wp:lineTo x="21492" y="21527"/>
                <wp:lineTo x="2149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_from_fil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0205" cy="3020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1792" behindDoc="0" locked="0" layoutInCell="1" allowOverlap="1" wp14:anchorId="0199210A" wp14:editId="6A95240B">
            <wp:simplePos x="0" y="0"/>
            <wp:positionH relativeFrom="margin">
              <wp:posOffset>3295650</wp:posOffset>
            </wp:positionH>
            <wp:positionV relativeFrom="paragraph">
              <wp:posOffset>248920</wp:posOffset>
            </wp:positionV>
            <wp:extent cx="2457450" cy="27819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resul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57450" cy="2781935"/>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 xml:space="preserve">Kết quả sau khi </w:t>
      </w:r>
      <w:r w:rsidR="00A54F08">
        <w:rPr>
          <w:rFonts w:ascii="Times New Roman" w:hAnsi="Times New Roman" w:cs="Times New Roman"/>
        </w:rPr>
        <w:t>Open</w:t>
      </w:r>
      <w:r w:rsidR="00976A52">
        <w:rPr>
          <w:rFonts w:ascii="Times New Roman" w:hAnsi="Times New Roman" w:cs="Times New Roman"/>
        </w:rPr>
        <w:t xml:space="preserve"> ảnh </w:t>
      </w:r>
    </w:p>
    <w:p w14:paraId="0D7F820B" w14:textId="77777777" w:rsidR="00386C2F" w:rsidRPr="00CB4C02" w:rsidRDefault="00386C2F" w:rsidP="00CB4C02">
      <w:pPr>
        <w:rPr>
          <w:rFonts w:ascii="Times New Roman" w:hAnsi="Times New Roman" w:cs="Times New Roman"/>
        </w:rPr>
      </w:pPr>
    </w:p>
    <w:p w14:paraId="6FACA47A" w14:textId="77777777" w:rsidR="00976A52" w:rsidRDefault="00976A52" w:rsidP="00976A52">
      <w:pPr>
        <w:pStyle w:val="ListParagraph"/>
        <w:numPr>
          <w:ilvl w:val="0"/>
          <w:numId w:val="24"/>
        </w:numPr>
        <w:rPr>
          <w:rFonts w:ascii="Times New Roman" w:hAnsi="Times New Roman" w:cs="Times New Roman"/>
        </w:rPr>
      </w:pPr>
      <w:r>
        <w:rPr>
          <w:rFonts w:ascii="Times New Roman" w:hAnsi="Times New Roman" w:cs="Times New Roman"/>
        </w:rPr>
        <w:t>Lưu kết quả nhận dạng chữ viế</w:t>
      </w:r>
      <w:r w:rsidR="00386C2F">
        <w:rPr>
          <w:rFonts w:ascii="Times New Roman" w:hAnsi="Times New Roman" w:cs="Times New Roman"/>
        </w:rPr>
        <w:t>t tay thành</w:t>
      </w:r>
      <w:r>
        <w:rPr>
          <w:rFonts w:ascii="Times New Roman" w:hAnsi="Times New Roman" w:cs="Times New Roman"/>
        </w:rPr>
        <w:t xml:space="preserve"> dạng ảnh có file .PNG</w:t>
      </w:r>
    </w:p>
    <w:p w14:paraId="4D2EDD45" w14:textId="77777777" w:rsidR="00386C2F" w:rsidRPr="00CB4C02" w:rsidRDefault="00CB4C02" w:rsidP="00CB4C02">
      <w:pPr>
        <w:ind w:left="360"/>
        <w:rPr>
          <w:rFonts w:ascii="Times New Roman" w:hAnsi="Times New Roman" w:cs="Times New Roman"/>
        </w:rPr>
      </w:pPr>
      <w:r>
        <w:rPr>
          <w:rFonts w:ascii="Times New Roman" w:hAnsi="Times New Roman" w:cs="Times New Roman"/>
          <w:noProof/>
        </w:rPr>
        <w:drawing>
          <wp:inline distT="0" distB="0" distL="0" distR="0" wp14:anchorId="7694A8AA" wp14:editId="401771ED">
            <wp:extent cx="5631468" cy="327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_im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92777" cy="3312272"/>
                    </a:xfrm>
                    <a:prstGeom prst="rect">
                      <a:avLst/>
                    </a:prstGeom>
                  </pic:spPr>
                </pic:pic>
              </a:graphicData>
            </a:graphic>
          </wp:inline>
        </w:drawing>
      </w:r>
    </w:p>
    <w:p w14:paraId="19EB9123" w14:textId="69E40C06" w:rsidR="00976A52" w:rsidRDefault="00CB4C02" w:rsidP="001C5CA1">
      <w:pPr>
        <w:pStyle w:val="ListParagrap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0768" behindDoc="0" locked="0" layoutInCell="1" allowOverlap="1" wp14:anchorId="5E7A67CA" wp14:editId="18EC904B">
            <wp:simplePos x="0" y="0"/>
            <wp:positionH relativeFrom="column">
              <wp:posOffset>133350</wp:posOffset>
            </wp:positionH>
            <wp:positionV relativeFrom="paragraph">
              <wp:posOffset>291465</wp:posOffset>
            </wp:positionV>
            <wp:extent cx="5943600" cy="3554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ve_resul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 xml:space="preserve">Kết quả sau khi thực hiện </w:t>
      </w:r>
      <w:r w:rsidR="00A54F08">
        <w:rPr>
          <w:rFonts w:ascii="Times New Roman" w:hAnsi="Times New Roman" w:cs="Times New Roman"/>
        </w:rPr>
        <w:t>save</w:t>
      </w:r>
      <w:r w:rsidR="00976A52">
        <w:rPr>
          <w:rFonts w:ascii="Times New Roman" w:hAnsi="Times New Roman" w:cs="Times New Roman"/>
        </w:rPr>
        <w:t xml:space="preserve"> một file</w:t>
      </w:r>
    </w:p>
    <w:p w14:paraId="7D2BA2DC" w14:textId="77777777" w:rsidR="00976A52" w:rsidRPr="00976A52" w:rsidRDefault="00976A52" w:rsidP="00976A52">
      <w:pPr>
        <w:rPr>
          <w:rFonts w:ascii="Times New Roman" w:hAnsi="Times New Roman" w:cs="Times New Roman"/>
        </w:rPr>
      </w:pPr>
      <w:r w:rsidRPr="00976A52">
        <w:rPr>
          <w:rFonts w:ascii="Times New Roman" w:hAnsi="Times New Roman" w:cs="Times New Roman"/>
        </w:rPr>
        <w:t xml:space="preserve"> </w:t>
      </w:r>
    </w:p>
    <w:p w14:paraId="0E13C624" w14:textId="77777777" w:rsidR="00430A30" w:rsidRPr="00AD2CAA" w:rsidRDefault="00430A30">
      <w:pPr>
        <w:jc w:val="left"/>
        <w:rPr>
          <w:rFonts w:ascii="Times New Roman" w:eastAsiaTheme="majorEastAsia" w:hAnsi="Times New Roman" w:cs="Times New Roman"/>
          <w:color w:val="390F26" w:themeColor="accent1" w:themeShade="BF"/>
        </w:rPr>
      </w:pPr>
      <w:r w:rsidRPr="00AD2CAA">
        <w:rPr>
          <w:rFonts w:ascii="Times New Roman" w:eastAsiaTheme="majorEastAsia" w:hAnsi="Times New Roman" w:cs="Times New Roman"/>
          <w:color w:val="390F26" w:themeColor="accent1" w:themeShade="BF"/>
        </w:rPr>
        <w:br w:type="page"/>
      </w:r>
    </w:p>
    <w:p w14:paraId="27A4FC11" w14:textId="77777777" w:rsidR="00430A30" w:rsidRPr="00AD2CAA" w:rsidRDefault="00430A30" w:rsidP="00430A30">
      <w:pPr>
        <w:rPr>
          <w:rFonts w:ascii="Times New Roman" w:eastAsiaTheme="majorEastAsia" w:hAnsi="Times New Roman" w:cs="Times New Roman"/>
          <w:color w:val="390F26" w:themeColor="accent1" w:themeShade="BF"/>
        </w:rPr>
        <w:sectPr w:rsidR="00430A30" w:rsidRPr="00AD2CAA" w:rsidSect="00FB4730">
          <w:type w:val="continuous"/>
          <w:pgSz w:w="11909" w:h="16834" w:code="9"/>
          <w:pgMar w:top="1440" w:right="1440" w:bottom="1440" w:left="1440" w:header="720" w:footer="720" w:gutter="0"/>
          <w:cols w:space="720"/>
          <w:titlePg/>
          <w:docGrid w:linePitch="360"/>
        </w:sectPr>
      </w:pPr>
    </w:p>
    <w:bookmarkStart w:id="556" w:name="_Toc56438127"/>
    <w:bookmarkStart w:id="557" w:name="_Toc56439888"/>
    <w:p w14:paraId="7F66D95C" w14:textId="13BE8DC7" w:rsidR="00165112" w:rsidRPr="00AD2CAA" w:rsidDel="000A098B" w:rsidRDefault="00FB4730" w:rsidP="00430A30">
      <w:pPr>
        <w:pStyle w:val="Heading2"/>
        <w:rPr>
          <w:del w:id="558" w:author="Author"/>
          <w:rFonts w:ascii="Times New Roman" w:hAnsi="Times New Roman" w:cs="Times New Roman"/>
        </w:rPr>
        <w:sectPr w:rsidR="00165112" w:rsidRPr="00AD2CAA" w:rsidDel="000A098B" w:rsidSect="00FB4730">
          <w:type w:val="continuous"/>
          <w:pgSz w:w="11909" w:h="16834" w:code="9"/>
          <w:pgMar w:top="1440" w:right="1440" w:bottom="1440" w:left="1440" w:header="720" w:footer="720" w:gutter="0"/>
          <w:cols w:num="3" w:space="720"/>
          <w:docGrid w:linePitch="360"/>
        </w:sectPr>
      </w:pPr>
      <w:r w:rsidRPr="00AD2CAA">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466853E7" wp14:editId="163E2E2F">
                <wp:simplePos x="0" y="0"/>
                <wp:positionH relativeFrom="page">
                  <wp:posOffset>359410</wp:posOffset>
                </wp:positionH>
                <wp:positionV relativeFrom="paragraph">
                  <wp:posOffset>-238125</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EEDDA" id="Rectangle 64" o:spid="_x0000_s1026" alt="&quot;&quot;" style="position:absolute;margin-left:28.3pt;margin-top:-18.75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" filled="f" strokecolor="#390f26 [2404]" strokeweight="1.75pt">
                <v:stroke endcap="round"/>
                <w10:wrap anchorx="page"/>
              </v:rect>
            </w:pict>
          </mc:Fallback>
        </mc:AlternateContent>
      </w:r>
      <w:bookmarkEnd w:id="556"/>
      <w:bookmarkEnd w:id="557"/>
    </w:p>
    <w:p w14:paraId="27AD9FAD" w14:textId="7DC0F788" w:rsidR="006512AE" w:rsidRPr="00AD2CAA" w:rsidRDefault="00681136" w:rsidP="000A098B">
      <w:pPr>
        <w:pStyle w:val="Heading1"/>
      </w:pPr>
      <w:bookmarkStart w:id="559" w:name="_Toc56438128"/>
      <w:del w:id="560" w:author="Author">
        <w:r w:rsidDel="00DD7583">
          <w:delText>HẠ</w:delText>
        </w:r>
      </w:del>
      <w:ins w:id="561" w:author="Author">
        <w:del w:id="562" w:author="Author">
          <w:r w:rsidR="000A098B" w:rsidDel="00DD7583">
            <w:delText>ạ</w:delText>
          </w:r>
        </w:del>
      </w:ins>
      <w:del w:id="563" w:author="Author">
        <w:r w:rsidDel="00DD7583">
          <w:delText>n chế của đề tài:</w:delText>
        </w:r>
      </w:del>
      <w:bookmarkStart w:id="564" w:name="_Toc56439889"/>
      <w:bookmarkEnd w:id="559"/>
      <w:ins w:id="565" w:author="Author">
        <w:r w:rsidR="00DD7583">
          <w:t xml:space="preserve">Đánh giá </w:t>
        </w:r>
        <w:r w:rsidR="00BD5391">
          <w:t>c</w:t>
        </w:r>
        <w:del w:id="566" w:author="Author">
          <w:r w:rsidR="00DD7583" w:rsidDel="00BD5391">
            <w:delText>C</w:delText>
          </w:r>
        </w:del>
        <w:r w:rsidR="00DD7583">
          <w:t>hương trình</w:t>
        </w:r>
      </w:ins>
      <w:bookmarkEnd w:id="564"/>
    </w:p>
    <w:p w14:paraId="09112A84" w14:textId="6CAE43E1" w:rsidR="006E3917" w:rsidRPr="00D02998" w:rsidRDefault="00681136" w:rsidP="001C5CA1">
      <w:pPr>
        <w:ind w:firstLine="720"/>
        <w:rPr>
          <w:rFonts w:ascii="Times New Roman" w:hAnsi="Times New Roman" w:cs="Times New Roman"/>
          <w:sz w:val="24"/>
          <w:szCs w:val="24"/>
        </w:rPr>
      </w:pPr>
      <w:r w:rsidRPr="001C5CA1">
        <w:rPr>
          <w:rFonts w:ascii="Times New Roman" w:hAnsi="Times New Roman" w:cs="Times New Roman"/>
          <w:sz w:val="24"/>
          <w:szCs w:val="24"/>
        </w:rPr>
        <w:t>Nhìn chung, chương trình có thể nhận dạng với độ chính xác rất cao</w:t>
      </w:r>
      <w:r w:rsidR="004732D5" w:rsidRPr="001C5CA1">
        <w:rPr>
          <w:rFonts w:ascii="Times New Roman" w:hAnsi="Times New Roman" w:cs="Times New Roman"/>
          <w:sz w:val="24"/>
          <w:szCs w:val="24"/>
        </w:rPr>
        <w:t xml:space="preserve"> và không có hạn chế đáng kể, hạn chế đáng kể nhất là các chữ có cách viết tay gần giống nhau sẽ dễ bị nhầm lẫn với nhau. Ta có thể khắc phục bằng cách them mẫu tương ứng với các chữ đến khi nào đạt độ chính xác cao hơn nữa.</w:t>
      </w:r>
    </w:p>
    <w:p w14:paraId="66C74198" w14:textId="1DA0F823" w:rsidR="006A44D9" w:rsidRPr="001C5CA1" w:rsidRDefault="006A44D9">
      <w:pPr>
        <w:rPr>
          <w:rFonts w:ascii="Times New Roman" w:hAnsi="Times New Roman" w:cs="Times New Roman"/>
          <w:sz w:val="24"/>
          <w:szCs w:val="24"/>
        </w:rPr>
        <w:sectPr w:rsidR="006A44D9" w:rsidRPr="001C5CA1" w:rsidSect="00FB4730">
          <w:type w:val="continuous"/>
          <w:pgSz w:w="11909" w:h="16834" w:code="9"/>
          <w:pgMar w:top="1440" w:right="1440" w:bottom="1440" w:left="1440" w:header="720" w:footer="720" w:gutter="0"/>
          <w:cols w:space="720"/>
          <w:docGrid w:linePitch="360"/>
        </w:sectPr>
        <w:pPrChange w:id="567" w:author="Author">
          <w:pPr>
            <w:pStyle w:val="ListParagraph"/>
            <w:numPr>
              <w:numId w:val="28"/>
            </w:numPr>
            <w:ind w:left="1080" w:hanging="360"/>
          </w:pPr>
        </w:pPrChange>
      </w:pPr>
    </w:p>
    <w:p w14:paraId="140092A3" w14:textId="6AA6AA80" w:rsidR="00CC68D2" w:rsidRDefault="00CC68D2" w:rsidP="001C5CA1">
      <w:pPr>
        <w:pStyle w:val="NormalWeb"/>
        <w:numPr>
          <w:ilvl w:val="1"/>
          <w:numId w:val="30"/>
        </w:numPr>
        <w:spacing w:before="0" w:beforeAutospacing="0" w:after="0" w:afterAutospacing="0"/>
        <w:rPr>
          <w:color w:val="000000"/>
          <w:kern w:val="24"/>
          <w:lang w:val="vi-VN"/>
        </w:rPr>
      </w:pPr>
      <w:r w:rsidRPr="001C5CA1">
        <w:rPr>
          <w:color w:val="000000"/>
          <w:kern w:val="24"/>
          <w:lang w:val="vi-VN"/>
        </w:rPr>
        <w:t>Nếu ảnh qu</w:t>
      </w:r>
      <w:r w:rsidRPr="001C5CA1">
        <w:rPr>
          <w:rFonts w:hint="eastAsia"/>
          <w:color w:val="000000"/>
          <w:kern w:val="24"/>
          <w:lang w:val="vi-VN"/>
        </w:rPr>
        <w:t>á</w:t>
      </w:r>
      <w:r w:rsidRPr="001C5CA1">
        <w:rPr>
          <w:color w:val="000000"/>
          <w:kern w:val="24"/>
          <w:lang w:val="vi-VN"/>
        </w:rPr>
        <w:t xml:space="preserve"> nhiễu th</w:t>
      </w:r>
      <w:r w:rsidRPr="001C5CA1">
        <w:rPr>
          <w:rFonts w:hint="eastAsia"/>
          <w:color w:val="000000"/>
          <w:kern w:val="24"/>
          <w:lang w:val="vi-VN"/>
        </w:rPr>
        <w:t>ì</w:t>
      </w:r>
      <w:r w:rsidRPr="001C5CA1">
        <w:rPr>
          <w:color w:val="000000"/>
          <w:kern w:val="24"/>
          <w:lang w:val="vi-VN"/>
        </w:rPr>
        <w:t xml:space="preserve"> sẽ kh</w:t>
      </w:r>
      <w:r w:rsidRPr="001C5CA1">
        <w:rPr>
          <w:rFonts w:hint="eastAsia"/>
          <w:color w:val="000000"/>
          <w:kern w:val="24"/>
          <w:lang w:val="vi-VN"/>
        </w:rPr>
        <w:t>ô</w:t>
      </w:r>
      <w:r w:rsidRPr="001C5CA1">
        <w:rPr>
          <w:color w:val="000000"/>
          <w:kern w:val="24"/>
          <w:lang w:val="vi-VN"/>
        </w:rPr>
        <w:t xml:space="preserve">ng nhận dạng được </w:t>
      </w:r>
    </w:p>
    <w:p w14:paraId="0CCD198D" w14:textId="16E7EC2C" w:rsidR="00CC68D2" w:rsidRPr="00A711D2" w:rsidRDefault="00CC68D2" w:rsidP="001C5CA1">
      <w:pPr>
        <w:pStyle w:val="NormalWeb"/>
        <w:numPr>
          <w:ilvl w:val="1"/>
          <w:numId w:val="30"/>
        </w:numPr>
        <w:spacing w:before="0" w:beforeAutospacing="0" w:after="0" w:afterAutospacing="0"/>
        <w:rPr>
          <w:color w:val="000000"/>
          <w:kern w:val="24"/>
          <w:lang w:val="vi-VN"/>
        </w:rPr>
      </w:pPr>
      <w:r w:rsidRPr="001C5CA1">
        <w:rPr>
          <w:color w:val="000000"/>
          <w:kern w:val="24"/>
          <w:lang w:val="vi-VN"/>
        </w:rPr>
        <w:t xml:space="preserve">Hiện chỉ nhận dạng được chữ </w:t>
      </w:r>
      <w:r w:rsidRPr="003D68DE">
        <w:rPr>
          <w:color w:val="000000"/>
          <w:kern w:val="24"/>
          <w:lang w:val="vi-VN"/>
        </w:rPr>
        <w:t>print</w:t>
      </w:r>
    </w:p>
    <w:p w14:paraId="4F82F57C" w14:textId="5A5C12EC" w:rsidR="00CC68D2" w:rsidRPr="001C5CA1" w:rsidRDefault="00CC68D2" w:rsidP="001C5CA1">
      <w:pPr>
        <w:pStyle w:val="NormalWeb"/>
        <w:numPr>
          <w:ilvl w:val="1"/>
          <w:numId w:val="30"/>
        </w:numPr>
        <w:spacing w:before="0" w:beforeAutospacing="0" w:after="0" w:afterAutospacing="0"/>
        <w:rPr>
          <w:lang w:val="vi-VN"/>
        </w:rPr>
      </w:pPr>
      <w:r w:rsidRPr="001C5CA1">
        <w:rPr>
          <w:color w:val="000000"/>
          <w:kern w:val="24"/>
          <w:lang w:val="vi-VN"/>
        </w:rPr>
        <w:t>Nếu chữ viết liền nhau th</w:t>
      </w:r>
      <w:r w:rsidRPr="001C5CA1">
        <w:rPr>
          <w:rFonts w:hint="eastAsia"/>
          <w:color w:val="000000"/>
          <w:kern w:val="24"/>
          <w:lang w:val="vi-VN"/>
        </w:rPr>
        <w:t>ì</w:t>
      </w:r>
      <w:r w:rsidRPr="001C5CA1">
        <w:rPr>
          <w:color w:val="000000"/>
          <w:kern w:val="24"/>
          <w:lang w:val="vi-VN"/>
        </w:rPr>
        <w:t xml:space="preserve"> n</w:t>
      </w:r>
      <w:r w:rsidRPr="001C5CA1">
        <w:rPr>
          <w:rFonts w:hint="eastAsia"/>
          <w:color w:val="000000"/>
          <w:kern w:val="24"/>
          <w:lang w:val="vi-VN"/>
        </w:rPr>
        <w:t>ó</w:t>
      </w:r>
      <w:r w:rsidRPr="001C5CA1">
        <w:rPr>
          <w:color w:val="000000"/>
          <w:kern w:val="24"/>
          <w:lang w:val="vi-VN"/>
        </w:rPr>
        <w:t xml:space="preserve"> kh</w:t>
      </w:r>
      <w:r w:rsidRPr="001C5CA1">
        <w:rPr>
          <w:rFonts w:hint="eastAsia"/>
          <w:color w:val="000000"/>
          <w:kern w:val="24"/>
          <w:lang w:val="vi-VN"/>
        </w:rPr>
        <w:t>ô</w:t>
      </w:r>
      <w:r w:rsidRPr="001C5CA1">
        <w:rPr>
          <w:color w:val="000000"/>
          <w:kern w:val="24"/>
          <w:lang w:val="vi-VN"/>
        </w:rPr>
        <w:t>ng nhận dạng được</w:t>
      </w:r>
    </w:p>
    <w:p w14:paraId="170AA749" w14:textId="3D35D8D8" w:rsidR="00873804" w:rsidRPr="001C5CA1" w:rsidRDefault="00873804" w:rsidP="004732D5">
      <w:pPr>
        <w:pStyle w:val="ListBullet"/>
        <w:numPr>
          <w:ilvl w:val="0"/>
          <w:numId w:val="0"/>
        </w:numPr>
        <w:rPr>
          <w:rFonts w:ascii="Times New Roman" w:hAnsi="Times New Roman" w:cs="Times New Roman"/>
          <w:lang w:val="vi-VN"/>
        </w:rPr>
      </w:pPr>
    </w:p>
    <w:sectPr w:rsidR="00873804" w:rsidRPr="001C5CA1" w:rsidSect="00FB4730">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45AC7" w14:textId="77777777" w:rsidR="00C126B8" w:rsidRDefault="00C126B8" w:rsidP="00706D60">
      <w:r>
        <w:separator/>
      </w:r>
    </w:p>
  </w:endnote>
  <w:endnote w:type="continuationSeparator" w:id="0">
    <w:p w14:paraId="5F23017B" w14:textId="77777777" w:rsidR="00C126B8" w:rsidRDefault="00C126B8"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PMincho">
    <w:altName w:val="ＭＳ Ｐ明朝"/>
    <w:panose1 w:val="02020600040205080304"/>
    <w:charset w:val="80"/>
    <w:family w:val="roman"/>
    <w:pitch w:val="variable"/>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44ADB" w14:textId="77777777" w:rsidR="006A44D9" w:rsidRDefault="006A44D9">
    <w:pPr>
      <w:pStyle w:val="Footer"/>
    </w:pPr>
  </w:p>
  <w:p w14:paraId="051E6C55" w14:textId="77777777" w:rsidR="006A44D9" w:rsidRDefault="006A44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581344"/>
      <w:docPartObj>
        <w:docPartGallery w:val="Page Numbers (Bottom of Page)"/>
        <w:docPartUnique/>
      </w:docPartObj>
    </w:sdtPr>
    <w:sdtEndPr>
      <w:rPr>
        <w:noProof/>
      </w:rPr>
    </w:sdtEndPr>
    <w:sdtContent>
      <w:p w14:paraId="5FA5A51D" w14:textId="4FB98A8C" w:rsidR="006A44D9" w:rsidRDefault="006A44D9" w:rsidP="00706D60">
        <w:pPr>
          <w:pStyle w:val="Footer"/>
        </w:pPr>
        <w:r>
          <w:fldChar w:fldCharType="begin"/>
        </w:r>
        <w:r>
          <w:instrText xml:space="preserve"> PAGE   \* MERGEFORMAT </w:instrText>
        </w:r>
        <w:r>
          <w:fldChar w:fldCharType="separate"/>
        </w:r>
        <w:r>
          <w:rPr>
            <w:noProof/>
          </w:rPr>
          <w:t>4</w:t>
        </w:r>
        <w:r>
          <w:rPr>
            <w:noProof/>
          </w:rPr>
          <w:fldChar w:fldCharType="end"/>
        </w:r>
      </w:p>
    </w:sdtContent>
  </w:sdt>
  <w:p w14:paraId="70BC2FF6" w14:textId="77777777" w:rsidR="006A44D9" w:rsidRDefault="006A44D9" w:rsidP="00706D60">
    <w:pPr>
      <w:pStyle w:val="Footer"/>
    </w:pPr>
  </w:p>
  <w:p w14:paraId="7E88D5D1" w14:textId="77777777" w:rsidR="006A44D9" w:rsidRDefault="006A44D9"/>
  <w:p w14:paraId="60E7D6AC" w14:textId="77777777" w:rsidR="006A44D9" w:rsidRDefault="006A44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9F6C2" w14:textId="77777777" w:rsidR="00C126B8" w:rsidRDefault="00C126B8" w:rsidP="00706D60">
      <w:r>
        <w:separator/>
      </w:r>
    </w:p>
  </w:footnote>
  <w:footnote w:type="continuationSeparator" w:id="0">
    <w:p w14:paraId="1756536C" w14:textId="77777777" w:rsidR="00C126B8" w:rsidRDefault="00C126B8" w:rsidP="00706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37D53" w14:textId="59FDB642" w:rsidR="006A44D9" w:rsidRDefault="006A44D9">
    <w:pPr>
      <w:pStyle w:val="Header"/>
    </w:pPr>
  </w:p>
  <w:p w14:paraId="63966703" w14:textId="77777777" w:rsidR="006A44D9" w:rsidRDefault="006A44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1C8FC" w14:textId="7545E34E" w:rsidR="006A44D9" w:rsidRDefault="006A44D9">
    <w:pPr>
      <w:pStyle w:val="Header"/>
    </w:pPr>
  </w:p>
  <w:p w14:paraId="22EED8C1" w14:textId="77777777" w:rsidR="006A44D9" w:rsidRDefault="006A4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1pt;height:11.1pt" o:bullet="t">
        <v:imagedata r:id="rId1" o:title="mso3093"/>
      </v:shape>
    </w:pict>
  </w:numPicBullet>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735F3"/>
    <w:multiLevelType w:val="hybridMultilevel"/>
    <w:tmpl w:val="C464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F5A88"/>
    <w:multiLevelType w:val="multilevel"/>
    <w:tmpl w:val="F6AE25CA"/>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lowerLetter"/>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427FD5"/>
    <w:multiLevelType w:val="hybridMultilevel"/>
    <w:tmpl w:val="B2FAADA2"/>
    <w:lvl w:ilvl="0" w:tplc="C560AC6E">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15:restartNumberingAfterBreak="0">
    <w:nsid w:val="092B578A"/>
    <w:multiLevelType w:val="hybridMultilevel"/>
    <w:tmpl w:val="64B611C4"/>
    <w:lvl w:ilvl="0" w:tplc="04090007">
      <w:start w:val="1"/>
      <w:numFmt w:val="bullet"/>
      <w:lvlText w:val=""/>
      <w:lvlPicBulletId w:val="0"/>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5" w15:restartNumberingAfterBreak="0">
    <w:nsid w:val="10792A08"/>
    <w:multiLevelType w:val="hybridMultilevel"/>
    <w:tmpl w:val="586A32E0"/>
    <w:lvl w:ilvl="0" w:tplc="2E12C7B4">
      <w:start w:val="1"/>
      <w:numFmt w:val="bullet"/>
      <w:lvlText w:val=""/>
      <w:lvlJc w:val="left"/>
      <w:pPr>
        <w:ind w:left="1440" w:hanging="360"/>
      </w:pPr>
      <w:rPr>
        <w:rFonts w:ascii="Wingdings" w:hAnsi="Wingdings" w:hint="default"/>
        <w:color w:val="903163" w:themeColor="accent2"/>
        <w:u w:color="903163" w:themeColor="accent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FE55F1"/>
    <w:multiLevelType w:val="hybridMultilevel"/>
    <w:tmpl w:val="59A0A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B612D"/>
    <w:multiLevelType w:val="hybridMultilevel"/>
    <w:tmpl w:val="74DA5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35424"/>
    <w:multiLevelType w:val="hybridMultilevel"/>
    <w:tmpl w:val="E3108536"/>
    <w:lvl w:ilvl="0" w:tplc="DE8A1314">
      <w:start w:val="1"/>
      <w:numFmt w:val="bullet"/>
      <w:lvlText w:val="+"/>
      <w:lvlJc w:val="left"/>
      <w:pPr>
        <w:ind w:left="6120" w:hanging="360"/>
      </w:pPr>
      <w:rPr>
        <w:rFonts w:ascii="Courier New" w:hAnsi="Courier New" w:hint="default"/>
      </w:rPr>
    </w:lvl>
    <w:lvl w:ilvl="1" w:tplc="C560AC6E">
      <w:start w:val="1"/>
      <w:numFmt w:val="bullet"/>
      <w:lvlText w:val=""/>
      <w:lvlJc w:val="left"/>
      <w:pPr>
        <w:ind w:left="1170" w:hanging="360"/>
      </w:pPr>
      <w:rPr>
        <w:rFonts w:ascii="Symbol" w:hAnsi="Symbol" w:hint="default"/>
      </w:rPr>
    </w:lvl>
    <w:lvl w:ilvl="2" w:tplc="DE8A1314">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62476"/>
    <w:multiLevelType w:val="multilevel"/>
    <w:tmpl w:val="E118D4E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F644C"/>
    <w:multiLevelType w:val="multilevel"/>
    <w:tmpl w:val="113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53EC5"/>
    <w:multiLevelType w:val="hybridMultilevel"/>
    <w:tmpl w:val="95F4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B56AF"/>
    <w:multiLevelType w:val="hybridMultilevel"/>
    <w:tmpl w:val="A538C6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1055C"/>
    <w:multiLevelType w:val="hybridMultilevel"/>
    <w:tmpl w:val="B98A8694"/>
    <w:lvl w:ilvl="0" w:tplc="04090007">
      <w:start w:val="1"/>
      <w:numFmt w:val="bullet"/>
      <w:lvlText w:val=""/>
      <w:lvlPicBulletId w:val="0"/>
      <w:lvlJc w:val="left"/>
      <w:pPr>
        <w:ind w:left="1080" w:hanging="360"/>
      </w:pPr>
      <w:rPr>
        <w:rFonts w:ascii="Symbol" w:hAnsi="Symbol" w:hint="default"/>
        <w:color w:val="903163" w:themeColor="accent2"/>
        <w:u w:color="903163" w:themeColor="accen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103CA5"/>
    <w:multiLevelType w:val="hybridMultilevel"/>
    <w:tmpl w:val="79AAD358"/>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D834003"/>
    <w:multiLevelType w:val="hybridMultilevel"/>
    <w:tmpl w:val="DEC83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EBE6B44"/>
    <w:multiLevelType w:val="hybridMultilevel"/>
    <w:tmpl w:val="919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723BF"/>
    <w:multiLevelType w:val="multilevel"/>
    <w:tmpl w:val="0F3A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15D90"/>
    <w:multiLevelType w:val="hybridMultilevel"/>
    <w:tmpl w:val="61706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34F26"/>
    <w:multiLevelType w:val="hybridMultilevel"/>
    <w:tmpl w:val="4A8C61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0" w15:restartNumberingAfterBreak="0">
    <w:nsid w:val="359F4DF4"/>
    <w:multiLevelType w:val="multilevel"/>
    <w:tmpl w:val="9C22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F3ED8"/>
    <w:multiLevelType w:val="hybridMultilevel"/>
    <w:tmpl w:val="44BAE7C4"/>
    <w:lvl w:ilvl="0" w:tplc="C560AC6E">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2" w15:restartNumberingAfterBreak="0">
    <w:nsid w:val="3FB24291"/>
    <w:multiLevelType w:val="hybridMultilevel"/>
    <w:tmpl w:val="01EC1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257F03"/>
    <w:multiLevelType w:val="hybridMultilevel"/>
    <w:tmpl w:val="CD6414C4"/>
    <w:lvl w:ilvl="0" w:tplc="74763864">
      <w:start w:val="1"/>
      <w:numFmt w:val="bullet"/>
      <w:lvlText w:val=""/>
      <w:lvlJc w:val="left"/>
      <w:pPr>
        <w:ind w:left="720" w:hanging="360"/>
      </w:pPr>
      <w:rPr>
        <w:rFonts w:ascii="Wingdings" w:hAnsi="Wingdings" w:hint="default"/>
        <w:color w:val="903163" w:themeColor="accent2"/>
        <w:u w:color="FFFFFF" w:themeColor="background1"/>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9342E6"/>
    <w:multiLevelType w:val="hybridMultilevel"/>
    <w:tmpl w:val="7FE4F134"/>
    <w:lvl w:ilvl="0" w:tplc="C560AC6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F37511"/>
    <w:multiLevelType w:val="multilevel"/>
    <w:tmpl w:val="A402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7" w15:restartNumberingAfterBreak="0">
    <w:nsid w:val="533E48A1"/>
    <w:multiLevelType w:val="hybridMultilevel"/>
    <w:tmpl w:val="4FFE12DE"/>
    <w:lvl w:ilvl="0" w:tplc="74763864">
      <w:start w:val="1"/>
      <w:numFmt w:val="bullet"/>
      <w:lvlText w:val=""/>
      <w:lvlJc w:val="left"/>
      <w:pPr>
        <w:ind w:left="540" w:hanging="360"/>
      </w:pPr>
      <w:rPr>
        <w:rFonts w:ascii="Wingdings" w:hAnsi="Wingdings" w:hint="default"/>
        <w:color w:val="903163" w:themeColor="accent2"/>
        <w:u w:color="FFFFFF" w:themeColor="background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8A7D39"/>
    <w:multiLevelType w:val="multilevel"/>
    <w:tmpl w:val="C8DAD3D4"/>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Letter"/>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D013CED"/>
    <w:multiLevelType w:val="hybridMultilevel"/>
    <w:tmpl w:val="48D0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F5E6256">
      <w:start w:val="1"/>
      <w:numFmt w:val="decimal"/>
      <w:lvlText w:val="%3."/>
      <w:lvlJc w:val="left"/>
      <w:pPr>
        <w:ind w:left="81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0F4E98"/>
    <w:multiLevelType w:val="hybridMultilevel"/>
    <w:tmpl w:val="C4129F88"/>
    <w:lvl w:ilvl="0" w:tplc="9052FC22">
      <w:start w:val="1"/>
      <w:numFmt w:val="bullet"/>
      <w:lvlText w:val=""/>
      <w:lvlJc w:val="left"/>
      <w:pPr>
        <w:tabs>
          <w:tab w:val="num" w:pos="720"/>
        </w:tabs>
        <w:ind w:left="720" w:hanging="360"/>
      </w:pPr>
      <w:rPr>
        <w:rFonts w:ascii="Wingdings" w:hAnsi="Wingdings" w:hint="default"/>
      </w:rPr>
    </w:lvl>
    <w:lvl w:ilvl="1" w:tplc="2DD487F4" w:tentative="1">
      <w:start w:val="1"/>
      <w:numFmt w:val="bullet"/>
      <w:lvlText w:val=""/>
      <w:lvlJc w:val="left"/>
      <w:pPr>
        <w:tabs>
          <w:tab w:val="num" w:pos="1440"/>
        </w:tabs>
        <w:ind w:left="1440" w:hanging="360"/>
      </w:pPr>
      <w:rPr>
        <w:rFonts w:ascii="Wingdings" w:hAnsi="Wingdings" w:hint="default"/>
      </w:rPr>
    </w:lvl>
    <w:lvl w:ilvl="2" w:tplc="44CA7FB6" w:tentative="1">
      <w:start w:val="1"/>
      <w:numFmt w:val="bullet"/>
      <w:lvlText w:val=""/>
      <w:lvlJc w:val="left"/>
      <w:pPr>
        <w:tabs>
          <w:tab w:val="num" w:pos="2160"/>
        </w:tabs>
        <w:ind w:left="2160" w:hanging="360"/>
      </w:pPr>
      <w:rPr>
        <w:rFonts w:ascii="Wingdings" w:hAnsi="Wingdings" w:hint="default"/>
      </w:rPr>
    </w:lvl>
    <w:lvl w:ilvl="3" w:tplc="0C9E71D2" w:tentative="1">
      <w:start w:val="1"/>
      <w:numFmt w:val="bullet"/>
      <w:lvlText w:val=""/>
      <w:lvlJc w:val="left"/>
      <w:pPr>
        <w:tabs>
          <w:tab w:val="num" w:pos="2880"/>
        </w:tabs>
        <w:ind w:left="2880" w:hanging="360"/>
      </w:pPr>
      <w:rPr>
        <w:rFonts w:ascii="Wingdings" w:hAnsi="Wingdings" w:hint="default"/>
      </w:rPr>
    </w:lvl>
    <w:lvl w:ilvl="4" w:tplc="F46A3E94" w:tentative="1">
      <w:start w:val="1"/>
      <w:numFmt w:val="bullet"/>
      <w:lvlText w:val=""/>
      <w:lvlJc w:val="left"/>
      <w:pPr>
        <w:tabs>
          <w:tab w:val="num" w:pos="3600"/>
        </w:tabs>
        <w:ind w:left="3600" w:hanging="360"/>
      </w:pPr>
      <w:rPr>
        <w:rFonts w:ascii="Wingdings" w:hAnsi="Wingdings" w:hint="default"/>
      </w:rPr>
    </w:lvl>
    <w:lvl w:ilvl="5" w:tplc="25441A76" w:tentative="1">
      <w:start w:val="1"/>
      <w:numFmt w:val="bullet"/>
      <w:lvlText w:val=""/>
      <w:lvlJc w:val="left"/>
      <w:pPr>
        <w:tabs>
          <w:tab w:val="num" w:pos="4320"/>
        </w:tabs>
        <w:ind w:left="4320" w:hanging="360"/>
      </w:pPr>
      <w:rPr>
        <w:rFonts w:ascii="Wingdings" w:hAnsi="Wingdings" w:hint="default"/>
      </w:rPr>
    </w:lvl>
    <w:lvl w:ilvl="6" w:tplc="6040DA60" w:tentative="1">
      <w:start w:val="1"/>
      <w:numFmt w:val="bullet"/>
      <w:lvlText w:val=""/>
      <w:lvlJc w:val="left"/>
      <w:pPr>
        <w:tabs>
          <w:tab w:val="num" w:pos="5040"/>
        </w:tabs>
        <w:ind w:left="5040" w:hanging="360"/>
      </w:pPr>
      <w:rPr>
        <w:rFonts w:ascii="Wingdings" w:hAnsi="Wingdings" w:hint="default"/>
      </w:rPr>
    </w:lvl>
    <w:lvl w:ilvl="7" w:tplc="4710B658" w:tentative="1">
      <w:start w:val="1"/>
      <w:numFmt w:val="bullet"/>
      <w:lvlText w:val=""/>
      <w:lvlJc w:val="left"/>
      <w:pPr>
        <w:tabs>
          <w:tab w:val="num" w:pos="5760"/>
        </w:tabs>
        <w:ind w:left="5760" w:hanging="360"/>
      </w:pPr>
      <w:rPr>
        <w:rFonts w:ascii="Wingdings" w:hAnsi="Wingdings" w:hint="default"/>
      </w:rPr>
    </w:lvl>
    <w:lvl w:ilvl="8" w:tplc="D7E4DE5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EBE4BE5"/>
    <w:multiLevelType w:val="hybridMultilevel"/>
    <w:tmpl w:val="C8AAB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117B9F"/>
    <w:multiLevelType w:val="hybridMultilevel"/>
    <w:tmpl w:val="8B9C794E"/>
    <w:lvl w:ilvl="0" w:tplc="C560AC6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F22E2B"/>
    <w:multiLevelType w:val="hybridMultilevel"/>
    <w:tmpl w:val="CC52F9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353AB0"/>
    <w:multiLevelType w:val="hybridMultilevel"/>
    <w:tmpl w:val="85EC149C"/>
    <w:lvl w:ilvl="0" w:tplc="04090017">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735D7CA7"/>
    <w:multiLevelType w:val="hybridMultilevel"/>
    <w:tmpl w:val="DD0EFCE2"/>
    <w:lvl w:ilvl="0" w:tplc="0409000F">
      <w:start w:val="1"/>
      <w:numFmt w:val="decimal"/>
      <w:lvlText w:val="%1."/>
      <w:lvlJc w:val="left"/>
      <w:pPr>
        <w:ind w:left="630" w:hanging="360"/>
      </w:pPr>
      <w:rPr>
        <w:rFonts w:hint="default"/>
        <w:color w:val="903163" w:themeColor="accent2"/>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DD1541"/>
    <w:multiLevelType w:val="multilevel"/>
    <w:tmpl w:val="28C229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D33CFB"/>
    <w:multiLevelType w:val="hybridMultilevel"/>
    <w:tmpl w:val="56845D5C"/>
    <w:lvl w:ilvl="0" w:tplc="2E12C7B4">
      <w:start w:val="1"/>
      <w:numFmt w:val="bullet"/>
      <w:lvlText w:val=""/>
      <w:lvlJc w:val="left"/>
      <w:pPr>
        <w:ind w:left="1440" w:hanging="360"/>
      </w:pPr>
      <w:rPr>
        <w:rFonts w:ascii="Wingdings" w:hAnsi="Wingdings" w:hint="default"/>
        <w:color w:val="903163" w:themeColor="accent2"/>
        <w:u w:color="903163" w:themeColor="accent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D9272B"/>
    <w:multiLevelType w:val="hybridMultilevel"/>
    <w:tmpl w:val="B978E4C6"/>
    <w:lvl w:ilvl="0" w:tplc="74763864">
      <w:start w:val="1"/>
      <w:numFmt w:val="bullet"/>
      <w:lvlText w:val=""/>
      <w:lvlJc w:val="left"/>
      <w:pPr>
        <w:ind w:left="720" w:hanging="360"/>
      </w:pPr>
      <w:rPr>
        <w:rFonts w:ascii="Wingdings" w:hAnsi="Wingdings" w:hint="default"/>
        <w:color w:val="903163" w:themeColor="accent2"/>
        <w:u w:color="FFFFFF" w:themeColor="background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12380B"/>
    <w:multiLevelType w:val="hybridMultilevel"/>
    <w:tmpl w:val="8BFE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0"/>
  </w:num>
  <w:num w:numId="3">
    <w:abstractNumId w:val="0"/>
  </w:num>
  <w:num w:numId="4">
    <w:abstractNumId w:val="14"/>
  </w:num>
  <w:num w:numId="5">
    <w:abstractNumId w:val="16"/>
  </w:num>
  <w:num w:numId="6">
    <w:abstractNumId w:val="35"/>
  </w:num>
  <w:num w:numId="7">
    <w:abstractNumId w:val="21"/>
  </w:num>
  <w:num w:numId="8">
    <w:abstractNumId w:val="34"/>
  </w:num>
  <w:num w:numId="9">
    <w:abstractNumId w:val="12"/>
  </w:num>
  <w:num w:numId="10">
    <w:abstractNumId w:val="15"/>
  </w:num>
  <w:num w:numId="11">
    <w:abstractNumId w:val="29"/>
  </w:num>
  <w:num w:numId="12">
    <w:abstractNumId w:val="9"/>
  </w:num>
  <w:num w:numId="13">
    <w:abstractNumId w:val="13"/>
  </w:num>
  <w:num w:numId="14">
    <w:abstractNumId w:val="17"/>
  </w:num>
  <w:num w:numId="15">
    <w:abstractNumId w:val="27"/>
  </w:num>
  <w:num w:numId="16">
    <w:abstractNumId w:val="36"/>
  </w:num>
  <w:num w:numId="17">
    <w:abstractNumId w:val="20"/>
  </w:num>
  <w:num w:numId="18">
    <w:abstractNumId w:val="10"/>
  </w:num>
  <w:num w:numId="19">
    <w:abstractNumId w:val="38"/>
  </w:num>
  <w:num w:numId="20">
    <w:abstractNumId w:val="5"/>
  </w:num>
  <w:num w:numId="21">
    <w:abstractNumId w:val="37"/>
  </w:num>
  <w:num w:numId="22">
    <w:abstractNumId w:val="4"/>
  </w:num>
  <w:num w:numId="23">
    <w:abstractNumId w:val="25"/>
  </w:num>
  <w:num w:numId="24">
    <w:abstractNumId w:val="6"/>
  </w:num>
  <w:num w:numId="25">
    <w:abstractNumId w:val="3"/>
  </w:num>
  <w:num w:numId="26">
    <w:abstractNumId w:val="33"/>
  </w:num>
  <w:num w:numId="27">
    <w:abstractNumId w:val="8"/>
  </w:num>
  <w:num w:numId="28">
    <w:abstractNumId w:val="24"/>
  </w:num>
  <w:num w:numId="29">
    <w:abstractNumId w:val="39"/>
  </w:num>
  <w:num w:numId="30">
    <w:abstractNumId w:val="23"/>
  </w:num>
  <w:num w:numId="31">
    <w:abstractNumId w:val="31"/>
  </w:num>
  <w:num w:numId="32">
    <w:abstractNumId w:val="1"/>
  </w:num>
  <w:num w:numId="33">
    <w:abstractNumId w:val="7"/>
  </w:num>
  <w:num w:numId="34">
    <w:abstractNumId w:val="19"/>
  </w:num>
  <w:num w:numId="35">
    <w:abstractNumId w:val="18"/>
  </w:num>
  <w:num w:numId="36">
    <w:abstractNumId w:val="40"/>
  </w:num>
  <w:num w:numId="37">
    <w:abstractNumId w:val="11"/>
  </w:num>
  <w:num w:numId="38">
    <w:abstractNumId w:val="28"/>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22"/>
  </w:num>
  <w:num w:numId="4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uong Tien">
    <w15:presenceInfo w15:providerId="None" w15:userId="Duong Ti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513"/>
    <w:rsid w:val="000061DC"/>
    <w:rsid w:val="00020FC9"/>
    <w:rsid w:val="000411DF"/>
    <w:rsid w:val="00047654"/>
    <w:rsid w:val="000551C0"/>
    <w:rsid w:val="00066CB2"/>
    <w:rsid w:val="0008174B"/>
    <w:rsid w:val="000A098B"/>
    <w:rsid w:val="000B5E2F"/>
    <w:rsid w:val="0011754B"/>
    <w:rsid w:val="00136DDD"/>
    <w:rsid w:val="00165112"/>
    <w:rsid w:val="00184A71"/>
    <w:rsid w:val="001A0417"/>
    <w:rsid w:val="001A70F2"/>
    <w:rsid w:val="001B6CF2"/>
    <w:rsid w:val="001C552F"/>
    <w:rsid w:val="001C5CA1"/>
    <w:rsid w:val="001D12DE"/>
    <w:rsid w:val="001E2DFD"/>
    <w:rsid w:val="0022046C"/>
    <w:rsid w:val="00222A07"/>
    <w:rsid w:val="002437EF"/>
    <w:rsid w:val="002774B5"/>
    <w:rsid w:val="00285078"/>
    <w:rsid w:val="00286149"/>
    <w:rsid w:val="00290B10"/>
    <w:rsid w:val="002974C8"/>
    <w:rsid w:val="002A6045"/>
    <w:rsid w:val="002B5D98"/>
    <w:rsid w:val="002C5772"/>
    <w:rsid w:val="003001FC"/>
    <w:rsid w:val="003066E3"/>
    <w:rsid w:val="003161E7"/>
    <w:rsid w:val="00332C9B"/>
    <w:rsid w:val="00354222"/>
    <w:rsid w:val="003563AC"/>
    <w:rsid w:val="00383B62"/>
    <w:rsid w:val="00386C2F"/>
    <w:rsid w:val="003D3377"/>
    <w:rsid w:val="003D68DE"/>
    <w:rsid w:val="00400819"/>
    <w:rsid w:val="00400E43"/>
    <w:rsid w:val="00416074"/>
    <w:rsid w:val="00430A30"/>
    <w:rsid w:val="00444828"/>
    <w:rsid w:val="00453C6F"/>
    <w:rsid w:val="0045554A"/>
    <w:rsid w:val="004732D5"/>
    <w:rsid w:val="00475BFD"/>
    <w:rsid w:val="004966F0"/>
    <w:rsid w:val="00497899"/>
    <w:rsid w:val="004A7624"/>
    <w:rsid w:val="004C0BCB"/>
    <w:rsid w:val="004C6381"/>
    <w:rsid w:val="004F392D"/>
    <w:rsid w:val="00532699"/>
    <w:rsid w:val="00540C0B"/>
    <w:rsid w:val="00542F7A"/>
    <w:rsid w:val="00576B76"/>
    <w:rsid w:val="00586D8C"/>
    <w:rsid w:val="005C40A8"/>
    <w:rsid w:val="005C4A61"/>
    <w:rsid w:val="005E4A95"/>
    <w:rsid w:val="005E7062"/>
    <w:rsid w:val="006032A2"/>
    <w:rsid w:val="00640A8E"/>
    <w:rsid w:val="00647351"/>
    <w:rsid w:val="006512AE"/>
    <w:rsid w:val="006536A6"/>
    <w:rsid w:val="00663B95"/>
    <w:rsid w:val="006778E3"/>
    <w:rsid w:val="00681136"/>
    <w:rsid w:val="006A44D9"/>
    <w:rsid w:val="006B6867"/>
    <w:rsid w:val="006D3FD3"/>
    <w:rsid w:val="006E0513"/>
    <w:rsid w:val="006E05A8"/>
    <w:rsid w:val="006E3917"/>
    <w:rsid w:val="00706D60"/>
    <w:rsid w:val="00710767"/>
    <w:rsid w:val="00722406"/>
    <w:rsid w:val="007263A7"/>
    <w:rsid w:val="0073372F"/>
    <w:rsid w:val="00775FFF"/>
    <w:rsid w:val="007A0513"/>
    <w:rsid w:val="007E3246"/>
    <w:rsid w:val="007E363C"/>
    <w:rsid w:val="007F2784"/>
    <w:rsid w:val="00827934"/>
    <w:rsid w:val="008327CF"/>
    <w:rsid w:val="00873804"/>
    <w:rsid w:val="00875493"/>
    <w:rsid w:val="00882A7F"/>
    <w:rsid w:val="008A5C75"/>
    <w:rsid w:val="008B678D"/>
    <w:rsid w:val="008E4CD9"/>
    <w:rsid w:val="008E4D83"/>
    <w:rsid w:val="008E68A6"/>
    <w:rsid w:val="008F0DC8"/>
    <w:rsid w:val="008F1297"/>
    <w:rsid w:val="00930D94"/>
    <w:rsid w:val="0096777A"/>
    <w:rsid w:val="0097024E"/>
    <w:rsid w:val="00974552"/>
    <w:rsid w:val="00976A52"/>
    <w:rsid w:val="00990DBB"/>
    <w:rsid w:val="009B24E6"/>
    <w:rsid w:val="009B658F"/>
    <w:rsid w:val="009C36C5"/>
    <w:rsid w:val="009C6C6B"/>
    <w:rsid w:val="00A02F92"/>
    <w:rsid w:val="00A344E2"/>
    <w:rsid w:val="00A518CA"/>
    <w:rsid w:val="00A54F08"/>
    <w:rsid w:val="00A711D2"/>
    <w:rsid w:val="00AD2CAA"/>
    <w:rsid w:val="00AE6AD0"/>
    <w:rsid w:val="00B175D4"/>
    <w:rsid w:val="00B622D7"/>
    <w:rsid w:val="00B73C61"/>
    <w:rsid w:val="00B806DF"/>
    <w:rsid w:val="00B8076B"/>
    <w:rsid w:val="00B9702E"/>
    <w:rsid w:val="00BA4112"/>
    <w:rsid w:val="00BB124C"/>
    <w:rsid w:val="00BC492C"/>
    <w:rsid w:val="00BD5080"/>
    <w:rsid w:val="00BD5391"/>
    <w:rsid w:val="00BE53BE"/>
    <w:rsid w:val="00C050E3"/>
    <w:rsid w:val="00C126B8"/>
    <w:rsid w:val="00C25FF5"/>
    <w:rsid w:val="00C33A99"/>
    <w:rsid w:val="00C47447"/>
    <w:rsid w:val="00C55ECF"/>
    <w:rsid w:val="00C63B7A"/>
    <w:rsid w:val="00C6701C"/>
    <w:rsid w:val="00C7287A"/>
    <w:rsid w:val="00C768C4"/>
    <w:rsid w:val="00C8368C"/>
    <w:rsid w:val="00C85251"/>
    <w:rsid w:val="00CA722F"/>
    <w:rsid w:val="00CB4C02"/>
    <w:rsid w:val="00CC68D2"/>
    <w:rsid w:val="00CC691B"/>
    <w:rsid w:val="00CD4EB8"/>
    <w:rsid w:val="00D02998"/>
    <w:rsid w:val="00D25B00"/>
    <w:rsid w:val="00D26120"/>
    <w:rsid w:val="00D33A5F"/>
    <w:rsid w:val="00D92464"/>
    <w:rsid w:val="00D93039"/>
    <w:rsid w:val="00DA25BD"/>
    <w:rsid w:val="00DA6894"/>
    <w:rsid w:val="00DB01AE"/>
    <w:rsid w:val="00DB4C5E"/>
    <w:rsid w:val="00DC487D"/>
    <w:rsid w:val="00DD7583"/>
    <w:rsid w:val="00DE119D"/>
    <w:rsid w:val="00DF49F1"/>
    <w:rsid w:val="00E15A34"/>
    <w:rsid w:val="00E160DE"/>
    <w:rsid w:val="00E235E0"/>
    <w:rsid w:val="00E4321D"/>
    <w:rsid w:val="00E541C4"/>
    <w:rsid w:val="00E55C29"/>
    <w:rsid w:val="00E653C0"/>
    <w:rsid w:val="00E930ED"/>
    <w:rsid w:val="00E96235"/>
    <w:rsid w:val="00EB2134"/>
    <w:rsid w:val="00EB318B"/>
    <w:rsid w:val="00EB58DF"/>
    <w:rsid w:val="00EC0A79"/>
    <w:rsid w:val="00EC4394"/>
    <w:rsid w:val="00EF1E81"/>
    <w:rsid w:val="00EF400A"/>
    <w:rsid w:val="00EF64BB"/>
    <w:rsid w:val="00F01492"/>
    <w:rsid w:val="00F077AD"/>
    <w:rsid w:val="00F218B9"/>
    <w:rsid w:val="00F35A5A"/>
    <w:rsid w:val="00F421C1"/>
    <w:rsid w:val="00F43844"/>
    <w:rsid w:val="00F5245D"/>
    <w:rsid w:val="00F8576E"/>
    <w:rsid w:val="00F9298A"/>
    <w:rsid w:val="00F96C55"/>
    <w:rsid w:val="00F97FFE"/>
    <w:rsid w:val="00FB4730"/>
    <w:rsid w:val="00FE1AA7"/>
    <w:rsid w:val="00FE5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E27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134"/>
    <w:pPr>
      <w:spacing w:line="240" w:lineRule="auto"/>
      <w:jc w:val="both"/>
      <w:pPrChange w:id="0" w:author="Author">
        <w:pPr>
          <w:spacing w:after="160" w:line="259" w:lineRule="auto"/>
          <w:jc w:val="both"/>
        </w:pPr>
      </w:pPrChange>
    </w:pPr>
    <w:rPr>
      <w:sz w:val="26"/>
      <w:rPrChange w:id="0" w:author="Author">
        <w:rPr>
          <w:rFonts w:asciiTheme="minorHAnsi" w:eastAsiaTheme="minorHAnsi" w:hAnsiTheme="minorHAnsi" w:cstheme="minorBidi"/>
          <w:sz w:val="26"/>
          <w:szCs w:val="22"/>
          <w:lang w:val="en-US" w:eastAsia="en-US" w:bidi="ar-SA"/>
        </w:rPr>
      </w:rPrChange>
    </w:rPr>
  </w:style>
  <w:style w:type="paragraph" w:styleId="Heading1">
    <w:name w:val="heading 1"/>
    <w:basedOn w:val="Normal"/>
    <w:next w:val="Normal"/>
    <w:link w:val="Heading1Char"/>
    <w:uiPriority w:val="9"/>
    <w:qFormat/>
    <w:rsid w:val="004966F0"/>
    <w:pPr>
      <w:keepNext/>
      <w:keepLines/>
      <w:numPr>
        <w:numId w:val="40"/>
      </w:numPr>
      <w:spacing w:before="240" w:after="0"/>
      <w:jc w:val="left"/>
      <w:outlineLvl w:val="0"/>
      <w:pPrChange w:id="1" w:author="Author">
        <w:pPr>
          <w:keepNext/>
          <w:keepLines/>
          <w:numPr>
            <w:numId w:val="40"/>
          </w:numPr>
          <w:spacing w:before="240" w:line="259" w:lineRule="auto"/>
          <w:ind w:left="360" w:hanging="360"/>
          <w:jc w:val="both"/>
          <w:outlineLvl w:val="0"/>
        </w:pPr>
      </w:pPrChange>
    </w:pPr>
    <w:rPr>
      <w:rFonts w:asciiTheme="majorHAnsi" w:eastAsiaTheme="majorEastAsia" w:hAnsiTheme="majorHAnsi" w:cs="Segoe UI"/>
      <w:caps/>
      <w:color w:val="390F26" w:themeColor="accent1" w:themeShade="BF"/>
      <w:sz w:val="36"/>
      <w:szCs w:val="40"/>
      <w:rPrChange w:id="1" w:author="Author">
        <w:rPr>
          <w:rFonts w:asciiTheme="majorHAnsi" w:eastAsiaTheme="majorEastAsia" w:hAnsiTheme="majorHAnsi" w:cs="Segoe UI"/>
          <w:caps/>
          <w:color w:val="390F26" w:themeColor="accent1" w:themeShade="BF"/>
          <w:sz w:val="40"/>
          <w:szCs w:val="40"/>
          <w:lang w:val="en-US" w:eastAsia="en-US" w:bidi="ar-SA"/>
        </w:rPr>
      </w:rPrChange>
    </w:rPr>
  </w:style>
  <w:style w:type="paragraph" w:styleId="Heading2">
    <w:name w:val="heading 2"/>
    <w:basedOn w:val="Normal"/>
    <w:next w:val="Normal"/>
    <w:link w:val="Heading2Char"/>
    <w:uiPriority w:val="9"/>
    <w:qFormat/>
    <w:rsid w:val="00B622D7"/>
    <w:pPr>
      <w:keepNext/>
      <w:keepLines/>
      <w:numPr>
        <w:ilvl w:val="1"/>
        <w:numId w:val="40"/>
      </w:numPr>
      <w:spacing w:before="40" w:after="0"/>
      <w:outlineLvl w:val="1"/>
    </w:pPr>
    <w:rPr>
      <w:rFonts w:asciiTheme="majorHAnsi" w:eastAsiaTheme="majorEastAsia" w:hAnsiTheme="majorHAnsi" w:cstheme="majorBidi"/>
      <w:color w:val="390F26" w:themeColor="accent1" w:themeShade="BF"/>
      <w:sz w:val="28"/>
      <w:szCs w:val="26"/>
    </w:rPr>
  </w:style>
  <w:style w:type="paragraph" w:styleId="Heading3">
    <w:name w:val="heading 3"/>
    <w:basedOn w:val="Normal"/>
    <w:next w:val="Normal"/>
    <w:link w:val="Heading3Char"/>
    <w:uiPriority w:val="9"/>
    <w:qFormat/>
    <w:rsid w:val="001C5CA1"/>
    <w:pPr>
      <w:keepNext/>
      <w:keepLines/>
      <w:numPr>
        <w:ilvl w:val="2"/>
        <w:numId w:val="40"/>
      </w:numPr>
      <w:spacing w:before="40" w:after="0"/>
      <w:outlineLvl w:val="2"/>
    </w:pPr>
    <w:rPr>
      <w:rFonts w:asciiTheme="majorHAnsi" w:eastAsiaTheme="majorEastAsia" w:hAnsiTheme="majorHAnsi" w:cstheme="majorBidi"/>
      <w:color w:val="260A19" w:themeColor="accent1" w:themeShade="7F"/>
      <w:sz w:val="24"/>
      <w:szCs w:val="24"/>
    </w:rPr>
  </w:style>
  <w:style w:type="paragraph" w:styleId="Heading4">
    <w:name w:val="heading 4"/>
    <w:basedOn w:val="Normal"/>
    <w:next w:val="Normal"/>
    <w:link w:val="Heading4Char"/>
    <w:uiPriority w:val="9"/>
    <w:semiHidden/>
    <w:qFormat/>
    <w:rsid w:val="001B6CF2"/>
    <w:pPr>
      <w:keepNext/>
      <w:keepLines/>
      <w:spacing w:before="40" w:after="0"/>
      <w:outlineLvl w:val="3"/>
    </w:pPr>
    <w:rPr>
      <w:rFonts w:asciiTheme="majorHAnsi" w:eastAsiaTheme="majorEastAsia" w:hAnsiTheme="majorHAnsi" w:cstheme="majorBidi"/>
      <w:i/>
      <w:iCs/>
      <w:color w:val="390F2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4966F0"/>
    <w:rPr>
      <w:rFonts w:asciiTheme="majorHAnsi" w:eastAsiaTheme="majorEastAsia" w:hAnsiTheme="majorHAnsi" w:cs="Segoe UI"/>
      <w:caps/>
      <w:color w:val="390F26" w:themeColor="accent1" w:themeShade="BF"/>
      <w:sz w:val="36"/>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54222"/>
    <w:pPr>
      <w:spacing w:after="100"/>
      <w:pPrChange w:id="2" w:author="Author">
        <w:pPr>
          <w:spacing w:after="100" w:line="259" w:lineRule="auto"/>
          <w:jc w:val="both"/>
        </w:pPr>
      </w:pPrChange>
    </w:pPr>
    <w:rPr>
      <w:rPrChange w:id="2" w:author="Author">
        <w:rPr>
          <w:rFonts w:asciiTheme="minorHAnsi" w:eastAsiaTheme="minorHAnsi" w:hAnsiTheme="minorHAnsi" w:cstheme="minorBidi"/>
          <w:sz w:val="26"/>
          <w:szCs w:val="22"/>
          <w:lang w:val="en-US" w:eastAsia="en-US" w:bidi="ar-SA"/>
        </w:rPr>
      </w:rPrChange>
    </w:rPr>
  </w:style>
  <w:style w:type="character" w:styleId="Hyperlink">
    <w:name w:val="Hyperlink"/>
    <w:basedOn w:val="DefaultParagraphFont"/>
    <w:uiPriority w:val="99"/>
    <w:unhideWhenUsed/>
    <w:rsid w:val="00E96235"/>
    <w:rPr>
      <w:color w:val="828282" w:themeColor="hyperlink"/>
      <w:u w:val="single"/>
    </w:rPr>
  </w:style>
  <w:style w:type="paragraph" w:styleId="BalloonText">
    <w:name w:val="Balloon Text"/>
    <w:basedOn w:val="Normal"/>
    <w:link w:val="BalloonTextChar"/>
    <w:uiPriority w:val="99"/>
    <w:semiHidden/>
    <w:unhideWhenUsed/>
    <w:rsid w:val="00C852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unhideWhenUsed/>
    <w:rsid w:val="00D92464"/>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622D7"/>
    <w:rPr>
      <w:rFonts w:asciiTheme="majorHAnsi" w:eastAsiaTheme="majorEastAsia" w:hAnsiTheme="majorHAnsi" w:cstheme="majorBidi"/>
      <w:color w:val="390F26" w:themeColor="accent1" w:themeShade="BF"/>
      <w:sz w:val="28"/>
      <w:szCs w:val="26"/>
    </w:rPr>
  </w:style>
  <w:style w:type="paragraph" w:styleId="TOC2">
    <w:name w:val="toc 2"/>
    <w:basedOn w:val="Normal"/>
    <w:next w:val="Normal"/>
    <w:autoRedefine/>
    <w:uiPriority w:val="39"/>
    <w:rsid w:val="00354222"/>
    <w:pPr>
      <w:tabs>
        <w:tab w:val="left" w:pos="660"/>
        <w:tab w:val="right" w:leader="dot" w:pos="9019"/>
      </w:tabs>
      <w:spacing w:after="100"/>
      <w:ind w:left="220"/>
      <w:pPrChange w:id="3" w:author="Author">
        <w:pPr>
          <w:spacing w:after="100" w:line="259" w:lineRule="auto"/>
          <w:ind w:left="220"/>
          <w:jc w:val="both"/>
        </w:pPr>
      </w:pPrChange>
    </w:pPr>
    <w:rPr>
      <w:rPrChange w:id="3" w:author="Author">
        <w:rPr>
          <w:rFonts w:asciiTheme="minorHAnsi" w:eastAsiaTheme="minorHAnsi" w:hAnsiTheme="minorHAnsi" w:cstheme="minorBidi"/>
          <w:sz w:val="26"/>
          <w:szCs w:val="22"/>
          <w:lang w:val="en-US" w:eastAsia="en-US" w:bidi="ar-SA"/>
        </w:rPr>
      </w:rPrChange>
    </w:rPr>
  </w:style>
  <w:style w:type="paragraph" w:styleId="ListParagraph">
    <w:name w:val="List Paragraph"/>
    <w:basedOn w:val="Normal"/>
    <w:uiPriority w:val="34"/>
    <w:qFormat/>
    <w:rsid w:val="00EB2134"/>
    <w:pPr>
      <w:spacing w:after="0"/>
      <w:ind w:left="720"/>
      <w:contextualSpacing/>
      <w:pPrChange w:id="4" w:author="Author">
        <w:pPr>
          <w:spacing w:after="160" w:line="259" w:lineRule="auto"/>
          <w:ind w:left="720"/>
          <w:contextualSpacing/>
          <w:jc w:val="both"/>
        </w:pPr>
      </w:pPrChange>
    </w:pPr>
    <w:rPr>
      <w:rPrChange w:id="4" w:author="Author">
        <w:rPr>
          <w:rFonts w:asciiTheme="minorHAnsi" w:eastAsiaTheme="minorHAnsi" w:hAnsiTheme="minorHAnsi" w:cstheme="minorBidi"/>
          <w:sz w:val="26"/>
          <w:szCs w:val="22"/>
          <w:lang w:val="en-US" w:eastAsia="en-US" w:bidi="ar-SA"/>
        </w:rPr>
      </w:rPrChange>
    </w:rPr>
  </w:style>
  <w:style w:type="paragraph" w:styleId="Header">
    <w:name w:val="header"/>
    <w:basedOn w:val="Normal"/>
    <w:link w:val="HeaderChar"/>
    <w:uiPriority w:val="99"/>
    <w:semiHidden/>
    <w:rsid w:val="00E653C0"/>
    <w:pPr>
      <w:tabs>
        <w:tab w:val="center" w:pos="4680"/>
        <w:tab w:val="right" w:pos="9360"/>
      </w:tabs>
      <w:spacing w:after="0"/>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F49F1"/>
    <w:rPr>
      <w:b/>
      <w:bCs/>
    </w:rPr>
  </w:style>
  <w:style w:type="character" w:customStyle="1" w:styleId="Heading4Char">
    <w:name w:val="Heading 4 Char"/>
    <w:basedOn w:val="DefaultParagraphFont"/>
    <w:link w:val="Heading4"/>
    <w:uiPriority w:val="9"/>
    <w:semiHidden/>
    <w:rsid w:val="001B6CF2"/>
    <w:rPr>
      <w:rFonts w:asciiTheme="majorHAnsi" w:eastAsiaTheme="majorEastAsia" w:hAnsiTheme="majorHAnsi" w:cstheme="majorBidi"/>
      <w:i/>
      <w:iCs/>
      <w:color w:val="390F26" w:themeColor="accent1" w:themeShade="BF"/>
    </w:rPr>
  </w:style>
  <w:style w:type="paragraph" w:styleId="HTMLPreformatted">
    <w:name w:val="HTML Preformatted"/>
    <w:basedOn w:val="Normal"/>
    <w:link w:val="HTMLPreformattedChar"/>
    <w:uiPriority w:val="99"/>
    <w:unhideWhenUsed/>
    <w:rsid w:val="00BE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3B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C5CA1"/>
    <w:rPr>
      <w:rFonts w:asciiTheme="majorHAnsi" w:eastAsiaTheme="majorEastAsia" w:hAnsiTheme="majorHAnsi" w:cstheme="majorBidi"/>
      <w:color w:val="260A19" w:themeColor="accent1" w:themeShade="7F"/>
      <w:sz w:val="24"/>
      <w:szCs w:val="24"/>
    </w:rPr>
  </w:style>
  <w:style w:type="paragraph" w:styleId="TOC3">
    <w:name w:val="toc 3"/>
    <w:basedOn w:val="Normal"/>
    <w:next w:val="Normal"/>
    <w:autoRedefine/>
    <w:uiPriority w:val="39"/>
    <w:rsid w:val="00D02998"/>
    <w:pPr>
      <w:spacing w:after="100"/>
      <w:ind w:left="520"/>
    </w:pPr>
  </w:style>
  <w:style w:type="paragraph" w:styleId="Revision">
    <w:name w:val="Revision"/>
    <w:hidden/>
    <w:uiPriority w:val="99"/>
    <w:semiHidden/>
    <w:rsid w:val="00D02998"/>
    <w:pPr>
      <w:spacing w:after="0" w:line="240" w:lineRule="auto"/>
    </w:pPr>
    <w:rPr>
      <w:sz w:val="26"/>
    </w:rPr>
  </w:style>
  <w:style w:type="character" w:styleId="FollowedHyperlink">
    <w:name w:val="FollowedHyperlink"/>
    <w:basedOn w:val="DefaultParagraphFont"/>
    <w:uiPriority w:val="99"/>
    <w:semiHidden/>
    <w:unhideWhenUsed/>
    <w:rsid w:val="000A098B"/>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12738">
      <w:bodyDiv w:val="1"/>
      <w:marLeft w:val="0"/>
      <w:marRight w:val="0"/>
      <w:marTop w:val="0"/>
      <w:marBottom w:val="0"/>
      <w:divBdr>
        <w:top w:val="none" w:sz="0" w:space="0" w:color="auto"/>
        <w:left w:val="none" w:sz="0" w:space="0" w:color="auto"/>
        <w:bottom w:val="none" w:sz="0" w:space="0" w:color="auto"/>
        <w:right w:val="none" w:sz="0" w:space="0" w:color="auto"/>
      </w:divBdr>
    </w:div>
    <w:div w:id="46030111">
      <w:bodyDiv w:val="1"/>
      <w:marLeft w:val="0"/>
      <w:marRight w:val="0"/>
      <w:marTop w:val="0"/>
      <w:marBottom w:val="0"/>
      <w:divBdr>
        <w:top w:val="none" w:sz="0" w:space="0" w:color="auto"/>
        <w:left w:val="none" w:sz="0" w:space="0" w:color="auto"/>
        <w:bottom w:val="none" w:sz="0" w:space="0" w:color="auto"/>
        <w:right w:val="none" w:sz="0" w:space="0" w:color="auto"/>
      </w:divBdr>
      <w:divsChild>
        <w:div w:id="1284843106">
          <w:marLeft w:val="0"/>
          <w:marRight w:val="0"/>
          <w:marTop w:val="0"/>
          <w:marBottom w:val="0"/>
          <w:divBdr>
            <w:top w:val="none" w:sz="0" w:space="0" w:color="auto"/>
            <w:left w:val="none" w:sz="0" w:space="0" w:color="auto"/>
            <w:bottom w:val="none" w:sz="0" w:space="0" w:color="auto"/>
            <w:right w:val="none" w:sz="0" w:space="0" w:color="auto"/>
          </w:divBdr>
          <w:divsChild>
            <w:div w:id="349987228">
              <w:marLeft w:val="0"/>
              <w:marRight w:val="0"/>
              <w:marTop w:val="0"/>
              <w:marBottom w:val="0"/>
              <w:divBdr>
                <w:top w:val="none" w:sz="0" w:space="0" w:color="auto"/>
                <w:left w:val="none" w:sz="0" w:space="0" w:color="auto"/>
                <w:bottom w:val="none" w:sz="0" w:space="0" w:color="auto"/>
                <w:right w:val="none" w:sz="0" w:space="0" w:color="auto"/>
              </w:divBdr>
              <w:divsChild>
                <w:div w:id="1713841672">
                  <w:marLeft w:val="-240"/>
                  <w:marRight w:val="-240"/>
                  <w:marTop w:val="0"/>
                  <w:marBottom w:val="0"/>
                  <w:divBdr>
                    <w:top w:val="none" w:sz="0" w:space="0" w:color="auto"/>
                    <w:left w:val="none" w:sz="0" w:space="0" w:color="auto"/>
                    <w:bottom w:val="none" w:sz="0" w:space="0" w:color="auto"/>
                    <w:right w:val="none" w:sz="0" w:space="0" w:color="auto"/>
                  </w:divBdr>
                  <w:divsChild>
                    <w:div w:id="2141993667">
                      <w:marLeft w:val="0"/>
                      <w:marRight w:val="0"/>
                      <w:marTop w:val="0"/>
                      <w:marBottom w:val="0"/>
                      <w:divBdr>
                        <w:top w:val="none" w:sz="0" w:space="0" w:color="auto"/>
                        <w:left w:val="none" w:sz="0" w:space="0" w:color="auto"/>
                        <w:bottom w:val="none" w:sz="0" w:space="0" w:color="auto"/>
                        <w:right w:val="none" w:sz="0" w:space="0" w:color="auto"/>
                      </w:divBdr>
                      <w:divsChild>
                        <w:div w:id="441538448">
                          <w:marLeft w:val="0"/>
                          <w:marRight w:val="0"/>
                          <w:marTop w:val="0"/>
                          <w:marBottom w:val="0"/>
                          <w:divBdr>
                            <w:top w:val="none" w:sz="0" w:space="0" w:color="auto"/>
                            <w:left w:val="none" w:sz="0" w:space="0" w:color="auto"/>
                            <w:bottom w:val="none" w:sz="0" w:space="0" w:color="auto"/>
                            <w:right w:val="none" w:sz="0" w:space="0" w:color="auto"/>
                          </w:divBdr>
                        </w:div>
                        <w:div w:id="1312900948">
                          <w:marLeft w:val="0"/>
                          <w:marRight w:val="0"/>
                          <w:marTop w:val="0"/>
                          <w:marBottom w:val="0"/>
                          <w:divBdr>
                            <w:top w:val="none" w:sz="0" w:space="0" w:color="auto"/>
                            <w:left w:val="none" w:sz="0" w:space="0" w:color="auto"/>
                            <w:bottom w:val="none" w:sz="0" w:space="0" w:color="auto"/>
                            <w:right w:val="none" w:sz="0" w:space="0" w:color="auto"/>
                          </w:divBdr>
                          <w:divsChild>
                            <w:div w:id="2141069423">
                              <w:marLeft w:val="165"/>
                              <w:marRight w:val="165"/>
                              <w:marTop w:val="0"/>
                              <w:marBottom w:val="0"/>
                              <w:divBdr>
                                <w:top w:val="none" w:sz="0" w:space="0" w:color="auto"/>
                                <w:left w:val="none" w:sz="0" w:space="0" w:color="auto"/>
                                <w:bottom w:val="none" w:sz="0" w:space="0" w:color="auto"/>
                                <w:right w:val="none" w:sz="0" w:space="0" w:color="auto"/>
                              </w:divBdr>
                              <w:divsChild>
                                <w:div w:id="132061132">
                                  <w:marLeft w:val="0"/>
                                  <w:marRight w:val="0"/>
                                  <w:marTop w:val="0"/>
                                  <w:marBottom w:val="0"/>
                                  <w:divBdr>
                                    <w:top w:val="none" w:sz="0" w:space="0" w:color="auto"/>
                                    <w:left w:val="none" w:sz="0" w:space="0" w:color="auto"/>
                                    <w:bottom w:val="none" w:sz="0" w:space="0" w:color="auto"/>
                                    <w:right w:val="none" w:sz="0" w:space="0" w:color="auto"/>
                                  </w:divBdr>
                                  <w:divsChild>
                                    <w:div w:id="1230919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34644">
      <w:bodyDiv w:val="1"/>
      <w:marLeft w:val="0"/>
      <w:marRight w:val="0"/>
      <w:marTop w:val="0"/>
      <w:marBottom w:val="0"/>
      <w:divBdr>
        <w:top w:val="none" w:sz="0" w:space="0" w:color="auto"/>
        <w:left w:val="none" w:sz="0" w:space="0" w:color="auto"/>
        <w:bottom w:val="none" w:sz="0" w:space="0" w:color="auto"/>
        <w:right w:val="none" w:sz="0" w:space="0" w:color="auto"/>
      </w:divBdr>
    </w:div>
    <w:div w:id="56559563">
      <w:bodyDiv w:val="1"/>
      <w:marLeft w:val="0"/>
      <w:marRight w:val="0"/>
      <w:marTop w:val="0"/>
      <w:marBottom w:val="0"/>
      <w:divBdr>
        <w:top w:val="none" w:sz="0" w:space="0" w:color="auto"/>
        <w:left w:val="none" w:sz="0" w:space="0" w:color="auto"/>
        <w:bottom w:val="none" w:sz="0" w:space="0" w:color="auto"/>
        <w:right w:val="none" w:sz="0" w:space="0" w:color="auto"/>
      </w:divBdr>
    </w:div>
    <w:div w:id="162555141">
      <w:bodyDiv w:val="1"/>
      <w:marLeft w:val="0"/>
      <w:marRight w:val="0"/>
      <w:marTop w:val="0"/>
      <w:marBottom w:val="0"/>
      <w:divBdr>
        <w:top w:val="none" w:sz="0" w:space="0" w:color="auto"/>
        <w:left w:val="none" w:sz="0" w:space="0" w:color="auto"/>
        <w:bottom w:val="none" w:sz="0" w:space="0" w:color="auto"/>
        <w:right w:val="none" w:sz="0" w:space="0" w:color="auto"/>
      </w:divBdr>
      <w:divsChild>
        <w:div w:id="274946058">
          <w:marLeft w:val="0"/>
          <w:marRight w:val="0"/>
          <w:marTop w:val="0"/>
          <w:marBottom w:val="0"/>
          <w:divBdr>
            <w:top w:val="none" w:sz="0" w:space="0" w:color="auto"/>
            <w:left w:val="none" w:sz="0" w:space="0" w:color="auto"/>
            <w:bottom w:val="none" w:sz="0" w:space="0" w:color="auto"/>
            <w:right w:val="none" w:sz="0" w:space="0" w:color="auto"/>
          </w:divBdr>
          <w:divsChild>
            <w:div w:id="1735735914">
              <w:marLeft w:val="0"/>
              <w:marRight w:val="0"/>
              <w:marTop w:val="0"/>
              <w:marBottom w:val="0"/>
              <w:divBdr>
                <w:top w:val="none" w:sz="0" w:space="0" w:color="auto"/>
                <w:left w:val="none" w:sz="0" w:space="0" w:color="auto"/>
                <w:bottom w:val="none" w:sz="0" w:space="0" w:color="auto"/>
                <w:right w:val="none" w:sz="0" w:space="0" w:color="auto"/>
              </w:divBdr>
            </w:div>
          </w:divsChild>
        </w:div>
        <w:div w:id="1539779057">
          <w:marLeft w:val="0"/>
          <w:marRight w:val="0"/>
          <w:marTop w:val="0"/>
          <w:marBottom w:val="0"/>
          <w:divBdr>
            <w:top w:val="none" w:sz="0" w:space="0" w:color="auto"/>
            <w:left w:val="none" w:sz="0" w:space="0" w:color="auto"/>
            <w:bottom w:val="none" w:sz="0" w:space="0" w:color="auto"/>
            <w:right w:val="none" w:sz="0" w:space="0" w:color="auto"/>
          </w:divBdr>
          <w:divsChild>
            <w:div w:id="1179782110">
              <w:marLeft w:val="0"/>
              <w:marRight w:val="0"/>
              <w:marTop w:val="0"/>
              <w:marBottom w:val="0"/>
              <w:divBdr>
                <w:top w:val="none" w:sz="0" w:space="0" w:color="auto"/>
                <w:left w:val="none" w:sz="0" w:space="0" w:color="auto"/>
                <w:bottom w:val="none" w:sz="0" w:space="0" w:color="auto"/>
                <w:right w:val="none" w:sz="0" w:space="0" w:color="auto"/>
              </w:divBdr>
              <w:divsChild>
                <w:div w:id="237060579">
                  <w:marLeft w:val="0"/>
                  <w:marRight w:val="0"/>
                  <w:marTop w:val="0"/>
                  <w:marBottom w:val="0"/>
                  <w:divBdr>
                    <w:top w:val="none" w:sz="0" w:space="0" w:color="auto"/>
                    <w:left w:val="none" w:sz="0" w:space="0" w:color="auto"/>
                    <w:bottom w:val="none" w:sz="0" w:space="0" w:color="auto"/>
                    <w:right w:val="none" w:sz="0" w:space="0" w:color="auto"/>
                  </w:divBdr>
                  <w:divsChild>
                    <w:div w:id="1175536038">
                      <w:marLeft w:val="0"/>
                      <w:marRight w:val="0"/>
                      <w:marTop w:val="0"/>
                      <w:marBottom w:val="0"/>
                      <w:divBdr>
                        <w:top w:val="none" w:sz="0" w:space="0" w:color="auto"/>
                        <w:left w:val="none" w:sz="0" w:space="0" w:color="auto"/>
                        <w:bottom w:val="none" w:sz="0" w:space="0" w:color="auto"/>
                        <w:right w:val="none" w:sz="0" w:space="0" w:color="auto"/>
                      </w:divBdr>
                      <w:divsChild>
                        <w:div w:id="1790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30959">
      <w:bodyDiv w:val="1"/>
      <w:marLeft w:val="0"/>
      <w:marRight w:val="0"/>
      <w:marTop w:val="0"/>
      <w:marBottom w:val="0"/>
      <w:divBdr>
        <w:top w:val="none" w:sz="0" w:space="0" w:color="auto"/>
        <w:left w:val="none" w:sz="0" w:space="0" w:color="auto"/>
        <w:bottom w:val="none" w:sz="0" w:space="0" w:color="auto"/>
        <w:right w:val="none" w:sz="0" w:space="0" w:color="auto"/>
      </w:divBdr>
    </w:div>
    <w:div w:id="209077217">
      <w:bodyDiv w:val="1"/>
      <w:marLeft w:val="0"/>
      <w:marRight w:val="0"/>
      <w:marTop w:val="0"/>
      <w:marBottom w:val="0"/>
      <w:divBdr>
        <w:top w:val="none" w:sz="0" w:space="0" w:color="auto"/>
        <w:left w:val="none" w:sz="0" w:space="0" w:color="auto"/>
        <w:bottom w:val="none" w:sz="0" w:space="0" w:color="auto"/>
        <w:right w:val="none" w:sz="0" w:space="0" w:color="auto"/>
      </w:divBdr>
    </w:div>
    <w:div w:id="215893705">
      <w:bodyDiv w:val="1"/>
      <w:marLeft w:val="0"/>
      <w:marRight w:val="0"/>
      <w:marTop w:val="0"/>
      <w:marBottom w:val="0"/>
      <w:divBdr>
        <w:top w:val="none" w:sz="0" w:space="0" w:color="auto"/>
        <w:left w:val="none" w:sz="0" w:space="0" w:color="auto"/>
        <w:bottom w:val="none" w:sz="0" w:space="0" w:color="auto"/>
        <w:right w:val="none" w:sz="0" w:space="0" w:color="auto"/>
      </w:divBdr>
    </w:div>
    <w:div w:id="406389795">
      <w:bodyDiv w:val="1"/>
      <w:marLeft w:val="0"/>
      <w:marRight w:val="0"/>
      <w:marTop w:val="0"/>
      <w:marBottom w:val="0"/>
      <w:divBdr>
        <w:top w:val="none" w:sz="0" w:space="0" w:color="auto"/>
        <w:left w:val="none" w:sz="0" w:space="0" w:color="auto"/>
        <w:bottom w:val="none" w:sz="0" w:space="0" w:color="auto"/>
        <w:right w:val="none" w:sz="0" w:space="0" w:color="auto"/>
      </w:divBdr>
    </w:div>
    <w:div w:id="444080270">
      <w:bodyDiv w:val="1"/>
      <w:marLeft w:val="0"/>
      <w:marRight w:val="0"/>
      <w:marTop w:val="0"/>
      <w:marBottom w:val="0"/>
      <w:divBdr>
        <w:top w:val="none" w:sz="0" w:space="0" w:color="auto"/>
        <w:left w:val="none" w:sz="0" w:space="0" w:color="auto"/>
        <w:bottom w:val="none" w:sz="0" w:space="0" w:color="auto"/>
        <w:right w:val="none" w:sz="0" w:space="0" w:color="auto"/>
      </w:divBdr>
    </w:div>
    <w:div w:id="752355524">
      <w:bodyDiv w:val="1"/>
      <w:marLeft w:val="0"/>
      <w:marRight w:val="0"/>
      <w:marTop w:val="0"/>
      <w:marBottom w:val="0"/>
      <w:divBdr>
        <w:top w:val="none" w:sz="0" w:space="0" w:color="auto"/>
        <w:left w:val="none" w:sz="0" w:space="0" w:color="auto"/>
        <w:bottom w:val="none" w:sz="0" w:space="0" w:color="auto"/>
        <w:right w:val="none" w:sz="0" w:space="0" w:color="auto"/>
      </w:divBdr>
    </w:div>
    <w:div w:id="845822830">
      <w:bodyDiv w:val="1"/>
      <w:marLeft w:val="0"/>
      <w:marRight w:val="0"/>
      <w:marTop w:val="0"/>
      <w:marBottom w:val="0"/>
      <w:divBdr>
        <w:top w:val="none" w:sz="0" w:space="0" w:color="auto"/>
        <w:left w:val="none" w:sz="0" w:space="0" w:color="auto"/>
        <w:bottom w:val="none" w:sz="0" w:space="0" w:color="auto"/>
        <w:right w:val="none" w:sz="0" w:space="0" w:color="auto"/>
      </w:divBdr>
    </w:div>
    <w:div w:id="1016545343">
      <w:bodyDiv w:val="1"/>
      <w:marLeft w:val="0"/>
      <w:marRight w:val="0"/>
      <w:marTop w:val="0"/>
      <w:marBottom w:val="0"/>
      <w:divBdr>
        <w:top w:val="none" w:sz="0" w:space="0" w:color="auto"/>
        <w:left w:val="none" w:sz="0" w:space="0" w:color="auto"/>
        <w:bottom w:val="none" w:sz="0" w:space="0" w:color="auto"/>
        <w:right w:val="none" w:sz="0" w:space="0" w:color="auto"/>
      </w:divBdr>
    </w:div>
    <w:div w:id="1128817650">
      <w:bodyDiv w:val="1"/>
      <w:marLeft w:val="0"/>
      <w:marRight w:val="0"/>
      <w:marTop w:val="0"/>
      <w:marBottom w:val="0"/>
      <w:divBdr>
        <w:top w:val="none" w:sz="0" w:space="0" w:color="auto"/>
        <w:left w:val="none" w:sz="0" w:space="0" w:color="auto"/>
        <w:bottom w:val="none" w:sz="0" w:space="0" w:color="auto"/>
        <w:right w:val="none" w:sz="0" w:space="0" w:color="auto"/>
      </w:divBdr>
      <w:divsChild>
        <w:div w:id="1345013600">
          <w:marLeft w:val="547"/>
          <w:marRight w:val="0"/>
          <w:marTop w:val="0"/>
          <w:marBottom w:val="0"/>
          <w:divBdr>
            <w:top w:val="none" w:sz="0" w:space="0" w:color="auto"/>
            <w:left w:val="none" w:sz="0" w:space="0" w:color="auto"/>
            <w:bottom w:val="none" w:sz="0" w:space="0" w:color="auto"/>
            <w:right w:val="none" w:sz="0" w:space="0" w:color="auto"/>
          </w:divBdr>
        </w:div>
      </w:divsChild>
    </w:div>
    <w:div w:id="1149983233">
      <w:bodyDiv w:val="1"/>
      <w:marLeft w:val="0"/>
      <w:marRight w:val="0"/>
      <w:marTop w:val="0"/>
      <w:marBottom w:val="0"/>
      <w:divBdr>
        <w:top w:val="none" w:sz="0" w:space="0" w:color="auto"/>
        <w:left w:val="none" w:sz="0" w:space="0" w:color="auto"/>
        <w:bottom w:val="none" w:sz="0" w:space="0" w:color="auto"/>
        <w:right w:val="none" w:sz="0" w:space="0" w:color="auto"/>
      </w:divBdr>
    </w:div>
    <w:div w:id="1200974968">
      <w:bodyDiv w:val="1"/>
      <w:marLeft w:val="0"/>
      <w:marRight w:val="0"/>
      <w:marTop w:val="0"/>
      <w:marBottom w:val="0"/>
      <w:divBdr>
        <w:top w:val="none" w:sz="0" w:space="0" w:color="auto"/>
        <w:left w:val="none" w:sz="0" w:space="0" w:color="auto"/>
        <w:bottom w:val="none" w:sz="0" w:space="0" w:color="auto"/>
        <w:right w:val="none" w:sz="0" w:space="0" w:color="auto"/>
      </w:divBdr>
    </w:div>
    <w:div w:id="1273322564">
      <w:bodyDiv w:val="1"/>
      <w:marLeft w:val="0"/>
      <w:marRight w:val="0"/>
      <w:marTop w:val="0"/>
      <w:marBottom w:val="0"/>
      <w:divBdr>
        <w:top w:val="none" w:sz="0" w:space="0" w:color="auto"/>
        <w:left w:val="none" w:sz="0" w:space="0" w:color="auto"/>
        <w:bottom w:val="none" w:sz="0" w:space="0" w:color="auto"/>
        <w:right w:val="none" w:sz="0" w:space="0" w:color="auto"/>
      </w:divBdr>
    </w:div>
    <w:div w:id="1292982419">
      <w:bodyDiv w:val="1"/>
      <w:marLeft w:val="0"/>
      <w:marRight w:val="0"/>
      <w:marTop w:val="0"/>
      <w:marBottom w:val="0"/>
      <w:divBdr>
        <w:top w:val="none" w:sz="0" w:space="0" w:color="auto"/>
        <w:left w:val="none" w:sz="0" w:space="0" w:color="auto"/>
        <w:bottom w:val="none" w:sz="0" w:space="0" w:color="auto"/>
        <w:right w:val="none" w:sz="0" w:space="0" w:color="auto"/>
      </w:divBdr>
    </w:div>
    <w:div w:id="1339429999">
      <w:bodyDiv w:val="1"/>
      <w:marLeft w:val="0"/>
      <w:marRight w:val="0"/>
      <w:marTop w:val="0"/>
      <w:marBottom w:val="0"/>
      <w:divBdr>
        <w:top w:val="none" w:sz="0" w:space="0" w:color="auto"/>
        <w:left w:val="none" w:sz="0" w:space="0" w:color="auto"/>
        <w:bottom w:val="none" w:sz="0" w:space="0" w:color="auto"/>
        <w:right w:val="none" w:sz="0" w:space="0" w:color="auto"/>
      </w:divBdr>
    </w:div>
    <w:div w:id="1441072558">
      <w:bodyDiv w:val="1"/>
      <w:marLeft w:val="0"/>
      <w:marRight w:val="0"/>
      <w:marTop w:val="0"/>
      <w:marBottom w:val="0"/>
      <w:divBdr>
        <w:top w:val="none" w:sz="0" w:space="0" w:color="auto"/>
        <w:left w:val="none" w:sz="0" w:space="0" w:color="auto"/>
        <w:bottom w:val="none" w:sz="0" w:space="0" w:color="auto"/>
        <w:right w:val="none" w:sz="0" w:space="0" w:color="auto"/>
      </w:divBdr>
    </w:div>
    <w:div w:id="1464496636">
      <w:bodyDiv w:val="1"/>
      <w:marLeft w:val="0"/>
      <w:marRight w:val="0"/>
      <w:marTop w:val="0"/>
      <w:marBottom w:val="0"/>
      <w:divBdr>
        <w:top w:val="none" w:sz="0" w:space="0" w:color="auto"/>
        <w:left w:val="none" w:sz="0" w:space="0" w:color="auto"/>
        <w:bottom w:val="none" w:sz="0" w:space="0" w:color="auto"/>
        <w:right w:val="none" w:sz="0" w:space="0" w:color="auto"/>
      </w:divBdr>
    </w:div>
    <w:div w:id="1516111098">
      <w:bodyDiv w:val="1"/>
      <w:marLeft w:val="0"/>
      <w:marRight w:val="0"/>
      <w:marTop w:val="0"/>
      <w:marBottom w:val="0"/>
      <w:divBdr>
        <w:top w:val="none" w:sz="0" w:space="0" w:color="auto"/>
        <w:left w:val="none" w:sz="0" w:space="0" w:color="auto"/>
        <w:bottom w:val="none" w:sz="0" w:space="0" w:color="auto"/>
        <w:right w:val="none" w:sz="0" w:space="0" w:color="auto"/>
      </w:divBdr>
    </w:div>
    <w:div w:id="1528714523">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555000021">
      <w:bodyDiv w:val="1"/>
      <w:marLeft w:val="0"/>
      <w:marRight w:val="0"/>
      <w:marTop w:val="0"/>
      <w:marBottom w:val="0"/>
      <w:divBdr>
        <w:top w:val="none" w:sz="0" w:space="0" w:color="auto"/>
        <w:left w:val="none" w:sz="0" w:space="0" w:color="auto"/>
        <w:bottom w:val="none" w:sz="0" w:space="0" w:color="auto"/>
        <w:right w:val="none" w:sz="0" w:space="0" w:color="auto"/>
      </w:divBdr>
    </w:div>
    <w:div w:id="1557281286">
      <w:bodyDiv w:val="1"/>
      <w:marLeft w:val="0"/>
      <w:marRight w:val="0"/>
      <w:marTop w:val="0"/>
      <w:marBottom w:val="0"/>
      <w:divBdr>
        <w:top w:val="none" w:sz="0" w:space="0" w:color="auto"/>
        <w:left w:val="none" w:sz="0" w:space="0" w:color="auto"/>
        <w:bottom w:val="none" w:sz="0" w:space="0" w:color="auto"/>
        <w:right w:val="none" w:sz="0" w:space="0" w:color="auto"/>
      </w:divBdr>
    </w:div>
    <w:div w:id="1559364215">
      <w:bodyDiv w:val="1"/>
      <w:marLeft w:val="0"/>
      <w:marRight w:val="0"/>
      <w:marTop w:val="0"/>
      <w:marBottom w:val="0"/>
      <w:divBdr>
        <w:top w:val="none" w:sz="0" w:space="0" w:color="auto"/>
        <w:left w:val="none" w:sz="0" w:space="0" w:color="auto"/>
        <w:bottom w:val="none" w:sz="0" w:space="0" w:color="auto"/>
        <w:right w:val="none" w:sz="0" w:space="0" w:color="auto"/>
      </w:divBdr>
    </w:div>
    <w:div w:id="1712487400">
      <w:bodyDiv w:val="1"/>
      <w:marLeft w:val="0"/>
      <w:marRight w:val="0"/>
      <w:marTop w:val="0"/>
      <w:marBottom w:val="0"/>
      <w:divBdr>
        <w:top w:val="none" w:sz="0" w:space="0" w:color="auto"/>
        <w:left w:val="none" w:sz="0" w:space="0" w:color="auto"/>
        <w:bottom w:val="none" w:sz="0" w:space="0" w:color="auto"/>
        <w:right w:val="none" w:sz="0" w:space="0" w:color="auto"/>
      </w:divBdr>
    </w:div>
    <w:div w:id="1732726568">
      <w:bodyDiv w:val="1"/>
      <w:marLeft w:val="0"/>
      <w:marRight w:val="0"/>
      <w:marTop w:val="0"/>
      <w:marBottom w:val="0"/>
      <w:divBdr>
        <w:top w:val="none" w:sz="0" w:space="0" w:color="auto"/>
        <w:left w:val="none" w:sz="0" w:space="0" w:color="auto"/>
        <w:bottom w:val="none" w:sz="0" w:space="0" w:color="auto"/>
        <w:right w:val="none" w:sz="0" w:space="0" w:color="auto"/>
      </w:divBdr>
    </w:div>
    <w:div w:id="1839270662">
      <w:bodyDiv w:val="1"/>
      <w:marLeft w:val="0"/>
      <w:marRight w:val="0"/>
      <w:marTop w:val="0"/>
      <w:marBottom w:val="0"/>
      <w:divBdr>
        <w:top w:val="none" w:sz="0" w:space="0" w:color="auto"/>
        <w:left w:val="none" w:sz="0" w:space="0" w:color="auto"/>
        <w:bottom w:val="none" w:sz="0" w:space="0" w:color="auto"/>
        <w:right w:val="none" w:sz="0" w:space="0" w:color="auto"/>
      </w:divBdr>
    </w:div>
    <w:div w:id="1947082985">
      <w:bodyDiv w:val="1"/>
      <w:marLeft w:val="0"/>
      <w:marRight w:val="0"/>
      <w:marTop w:val="0"/>
      <w:marBottom w:val="0"/>
      <w:divBdr>
        <w:top w:val="none" w:sz="0" w:space="0" w:color="auto"/>
        <w:left w:val="none" w:sz="0" w:space="0" w:color="auto"/>
        <w:bottom w:val="none" w:sz="0" w:space="0" w:color="auto"/>
        <w:right w:val="none" w:sz="0" w:space="0" w:color="auto"/>
      </w:divBdr>
      <w:divsChild>
        <w:div w:id="1871063553">
          <w:marLeft w:val="547"/>
          <w:marRight w:val="0"/>
          <w:marTop w:val="0"/>
          <w:marBottom w:val="0"/>
          <w:divBdr>
            <w:top w:val="none" w:sz="0" w:space="0" w:color="auto"/>
            <w:left w:val="none" w:sz="0" w:space="0" w:color="auto"/>
            <w:bottom w:val="none" w:sz="0" w:space="0" w:color="auto"/>
            <w:right w:val="none" w:sz="0" w:space="0" w:color="auto"/>
          </w:divBdr>
        </w:div>
      </w:divsChild>
    </w:div>
    <w:div w:id="1977176206">
      <w:bodyDiv w:val="1"/>
      <w:marLeft w:val="0"/>
      <w:marRight w:val="0"/>
      <w:marTop w:val="0"/>
      <w:marBottom w:val="0"/>
      <w:divBdr>
        <w:top w:val="none" w:sz="0" w:space="0" w:color="auto"/>
        <w:left w:val="none" w:sz="0" w:space="0" w:color="auto"/>
        <w:bottom w:val="none" w:sz="0" w:space="0" w:color="auto"/>
        <w:right w:val="none" w:sz="0" w:space="0" w:color="auto"/>
      </w:divBdr>
    </w:div>
    <w:div w:id="2011909606">
      <w:bodyDiv w:val="1"/>
      <w:marLeft w:val="0"/>
      <w:marRight w:val="0"/>
      <w:marTop w:val="0"/>
      <w:marBottom w:val="0"/>
      <w:divBdr>
        <w:top w:val="none" w:sz="0" w:space="0" w:color="auto"/>
        <w:left w:val="none" w:sz="0" w:space="0" w:color="auto"/>
        <w:bottom w:val="none" w:sz="0" w:space="0" w:color="auto"/>
        <w:right w:val="none" w:sz="0" w:space="0" w:color="auto"/>
      </w:divBdr>
    </w:div>
    <w:div w:id="2041393350">
      <w:bodyDiv w:val="1"/>
      <w:marLeft w:val="0"/>
      <w:marRight w:val="0"/>
      <w:marTop w:val="0"/>
      <w:marBottom w:val="0"/>
      <w:divBdr>
        <w:top w:val="none" w:sz="0" w:space="0" w:color="auto"/>
        <w:left w:val="none" w:sz="0" w:space="0" w:color="auto"/>
        <w:bottom w:val="none" w:sz="0" w:space="0" w:color="auto"/>
        <w:right w:val="none" w:sz="0" w:space="0" w:color="auto"/>
      </w:divBdr>
    </w:div>
    <w:div w:id="209901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www.tensorflow.org/" TargetMode="External"/><Relationship Id="rId25" Type="http://schemas.openxmlformats.org/officeDocument/2006/relationships/hyperlink" Target="https://colab.research.google.com/notebooks/welcome.ipynb"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topdev.vn/blog/20-tai-lieu-python-hoc-thiet-thuc-nhat-de-tro-thanh-lap-trinh-vien-chuyen-nghiep/" TargetMode="External"/><Relationship Id="rId20" Type="http://schemas.openxmlformats.org/officeDocument/2006/relationships/footer" Target="footer1.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colab.research.google.com/github/tensorflow/docs/blob/master/site/en/tutorials/quickstart/beginner.ipynb"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Whitepaper%20with%20cover%20image.dotx"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EE5BC8-9F95-448B-B53D-00E4BCFA41AC}">
  <ds:schemaRefs>
    <ds:schemaRef ds:uri="http://schemas.microsoft.com/sharepoint/v3/contenttype/forms"/>
  </ds:schemaRefs>
</ds:datastoreItem>
</file>

<file path=customXml/itemProps3.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AF0C1361-2D2B-48FA-9BF9-62833394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18</Pages>
  <Words>2776</Words>
  <Characters>15826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2020-11-13T07:37:00Z</dcterms:created>
  <dcterms:modified xsi:type="dcterms:W3CDTF">2020-11-16T10:24:00Z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