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42A43D" w14:textId="5964BD17" w:rsidR="006E0513" w:rsidRPr="00286149" w:rsidRDefault="00FB4730" w:rsidP="006E0513">
      <w:pPr>
        <w:jc w:val="center"/>
        <w:rPr>
          <w:rFonts w:ascii="Times New Roman" w:hAnsi="Times New Roman" w:cs="Times New Roman"/>
          <w:b/>
          <w:color w:val="FF0000"/>
          <w14:textOutline w14:w="11112" w14:cap="flat" w14:cmpd="sng" w14:algn="ctr">
            <w14:solidFill>
              <w14:schemeClr w14:val="accent2"/>
            </w14:solidFill>
            <w14:prstDash w14:val="solid"/>
            <w14:round/>
          </w14:textOutline>
        </w:rPr>
      </w:pPr>
      <w:r w:rsidRPr="00286149">
        <w:rPr>
          <w:rFonts w:ascii="Times New Roman" w:hAnsi="Times New Roman" w:cs="Times New Roman"/>
          <w:b/>
          <w:noProof/>
          <w:color w:val="FF0000"/>
          <w14:textOutline w14:w="11112" w14:cap="flat" w14:cmpd="sng" w14:algn="ctr">
            <w14:solidFill>
              <w14:schemeClr w14:val="accent2"/>
            </w14:solidFill>
            <w14:prstDash w14:val="solid"/>
            <w14:round/>
          </w14:textOutline>
        </w:rPr>
        <mc:AlternateContent>
          <mc:Choice Requires="wps">
            <w:drawing>
              <wp:anchor distT="0" distB="0" distL="114300" distR="114300" simplePos="0" relativeHeight="251677696" behindDoc="0" locked="0" layoutInCell="1" allowOverlap="1" wp14:anchorId="6DA7E1B0" wp14:editId="58AB5505">
                <wp:simplePos x="0" y="0"/>
                <wp:positionH relativeFrom="page">
                  <wp:posOffset>340360</wp:posOffset>
                </wp:positionH>
                <wp:positionV relativeFrom="paragraph">
                  <wp:posOffset>-459740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C56BEED" id="Rectangle 5" o:spid="_x0000_s1026" alt="&quot;&quot;" style="position:absolute;margin-left:26.8pt;margin-top:-36.2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" filled="f" strokecolor="#390f26 [2404]" strokeweight="1.75pt">
                <v:stroke endcap="round"/>
                <w10:wrap anchorx="page"/>
              </v:rect>
            </w:pict>
          </mc:Fallback>
        </mc:AlternateContent>
      </w:r>
      <w:bookmarkStart w:id="0" w:name="_GoBack"/>
      <w:r w:rsidR="006E0513" w:rsidRPr="00286149">
        <w:rPr>
          <w:rFonts w:ascii="Times New Roman" w:hAnsi="Times New Roman" w:cs="Times New Roman"/>
          <w:b/>
          <w:noProof/>
          <w:color w:val="FF0000"/>
          <w14:textOutline w14:w="11112" w14:cap="flat" w14:cmpd="sng" w14:algn="ctr">
            <w14:solidFill>
              <w14:schemeClr w14:val="accent2"/>
            </w14:solidFill>
            <w14:prstDash w14:val="solid"/>
            <w14:round/>
          </w14:textOutline>
        </w:rPr>
        <w:drawing>
          <wp:anchor distT="0" distB="0" distL="114300" distR="114300" simplePos="0" relativeHeight="251654141" behindDoc="1" locked="0" layoutInCell="1" allowOverlap="1" wp14:anchorId="0EC05A3D" wp14:editId="58CD8ADD">
            <wp:simplePos x="0" y="0"/>
            <wp:positionH relativeFrom="page">
              <wp:align>right</wp:align>
            </wp:positionH>
            <wp:positionV relativeFrom="paragraph">
              <wp:posOffset>-930350</wp:posOffset>
            </wp:positionV>
            <wp:extent cx="7775575" cy="10062845"/>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1">
                      <a:extLst>
                        <a:ext uri="{BEBA8EAE-BF5A-486C-A8C5-ECC9F3942E4B}">
                          <a14:imgProps xmlns:a14="http://schemas.microsoft.com/office/drawing/2010/main">
                            <a14:imgLayer r:embed="rId12">
                              <a14:imgEffect>
                                <a14:backgroundRemoval t="10000" b="100000" l="2275" r="100000">
                                  <a14:foregroundMark x1="2902" y1="83394" x2="10353" y2="80485"/>
                                  <a14:foregroundMark x1="10118" y1="80485" x2="8863" y2="77939"/>
                                  <a14:foregroundMark x1="17961" y1="77455" x2="20863" y2="79212"/>
                                  <a14:foregroundMark x1="12784" y1="88667" x2="15294" y2="91818"/>
                                  <a14:foregroundMark x1="6196" y1="87515" x2="10745" y2="83697"/>
                                  <a14:foregroundMark x1="7451" y1="97091" x2="15451" y2="93576"/>
                                  <a14:foregroundMark x1="33255" y1="81333" x2="32627" y2="94848"/>
                                  <a14:foregroundMark x1="24157" y1="88667" x2="41882" y2="88485"/>
                                  <a14:foregroundMark x1="54667" y1="74000" x2="51137" y2="73818"/>
                                  <a14:foregroundMark x1="50745" y1="74000" x2="50745" y2="80970"/>
                                  <a14:foregroundMark x1="84157" y1="73333" x2="88941" y2="73333"/>
                                  <a14:foregroundMark x1="88471" y1="73515" x2="88471" y2="85455"/>
                                  <a14:foregroundMark x1="57961" y1="97697" x2="78431" y2="97576"/>
                                  <a14:foregroundMark x1="88941" y1="81636" x2="98588" y2="81455"/>
                                  <a14:foregroundMark x1="89569" y1="82424" x2="98824" y2="98545"/>
                                </a14:backgroundRemoval>
                              </a14:imgEffect>
                            </a14:imgLayer>
                          </a14:imgProps>
                        </a:ext>
                        <a:ext uri="{28A0092B-C50C-407E-A947-70E740481C1C}">
                          <a14:useLocalDpi xmlns:a14="http://schemas.microsoft.com/office/drawing/2010/main" val="0"/>
                        </a:ext>
                      </a:extLst>
                    </a:blip>
                    <a:stretch>
                      <a:fillRect/>
                    </a:stretch>
                  </pic:blipFill>
                  <pic:spPr>
                    <a:xfrm>
                      <a:off x="0" y="0"/>
                      <a:ext cx="7775575" cy="10062845"/>
                    </a:xfrm>
                    <a:prstGeom prst="rect">
                      <a:avLst/>
                    </a:prstGeom>
                  </pic:spPr>
                </pic:pic>
              </a:graphicData>
            </a:graphic>
            <wp14:sizeRelH relativeFrom="page">
              <wp14:pctWidth>0</wp14:pctWidth>
            </wp14:sizeRelH>
            <wp14:sizeRelV relativeFrom="page">
              <wp14:pctHeight>0</wp14:pctHeight>
            </wp14:sizeRelV>
          </wp:anchor>
        </w:drawing>
      </w:r>
      <w:bookmarkEnd w:id="0"/>
      <w:r w:rsidR="006E0513" w:rsidRPr="00286149">
        <w:rPr>
          <w:rFonts w:ascii="Times New Roman" w:hAnsi="Times New Roman" w:cs="Times New Roman"/>
          <w:b/>
          <w:color w:val="FF0000"/>
          <w:sz w:val="24"/>
          <w:szCs w:val="24"/>
          <w14:textOutline w14:w="11112" w14:cap="flat" w14:cmpd="sng" w14:algn="ctr">
            <w14:solidFill>
              <w14:schemeClr w14:val="accent2"/>
            </w14:solidFill>
            <w14:prstDash w14:val="solid"/>
            <w14:round/>
          </w14:textOutline>
        </w:rPr>
        <w:t>TRƯỜNG ĐẠI HỌC SƯ PHẠM THÀNH PHỐ HỒ CHÍ MINH</w:t>
      </w:r>
    </w:p>
    <w:p w14:paraId="07A38005" w14:textId="77777777" w:rsidR="006E0513" w:rsidRPr="00286149" w:rsidRDefault="006E0513" w:rsidP="006E0513">
      <w:pPr>
        <w:spacing w:after="120" w:line="240" w:lineRule="auto"/>
        <w:jc w:val="center"/>
        <w:rPr>
          <w:rFonts w:ascii="Times New Roman" w:hAnsi="Times New Roman" w:cs="Times New Roman"/>
          <w:b/>
          <w:color w:val="FF0000"/>
          <w:sz w:val="24"/>
          <w:szCs w:val="24"/>
          <w14:textOutline w14:w="11112" w14:cap="flat" w14:cmpd="sng" w14:algn="ctr">
            <w14:solidFill>
              <w14:schemeClr w14:val="accent2"/>
            </w14:solidFill>
            <w14:prstDash w14:val="solid"/>
            <w14:round/>
          </w14:textOutline>
        </w:rPr>
      </w:pPr>
      <w:r w:rsidRPr="00286149">
        <w:rPr>
          <w:rFonts w:ascii="Times New Roman" w:hAnsi="Times New Roman" w:cs="Times New Roman"/>
          <w:b/>
          <w:color w:val="FF0000"/>
          <w:sz w:val="24"/>
          <w:szCs w:val="24"/>
          <w14:textOutline w14:w="11112" w14:cap="flat" w14:cmpd="sng" w14:algn="ctr">
            <w14:solidFill>
              <w14:schemeClr w14:val="accent2"/>
            </w14:solidFill>
            <w14:prstDash w14:val="solid"/>
            <w14:round/>
          </w14:textOutline>
        </w:rPr>
        <w:t>KHOA CÔNG NGHỆ THÔNG TIN</w:t>
      </w:r>
    </w:p>
    <w:p w14:paraId="2672FAB6" w14:textId="5293BC19" w:rsidR="006E0513" w:rsidRPr="00AD2CAA" w:rsidRDefault="00286149" w:rsidP="006E0513">
      <w:pPr>
        <w:rPr>
          <w:rFonts w:ascii="Times New Roman" w:hAnsi="Times New Roman" w:cs="Times New Roman"/>
        </w:rPr>
      </w:pPr>
      <w:r>
        <w:rPr>
          <w:rFonts w:ascii="Times New Roman" w:hAnsi="Times New Roman" w:cs="Times New Roman"/>
          <w:noProof/>
        </w:rPr>
        <w:drawing>
          <wp:anchor distT="0" distB="0" distL="114300" distR="114300" simplePos="0" relativeHeight="251688960" behindDoc="0" locked="0" layoutInCell="1" allowOverlap="1" wp14:anchorId="72010E23" wp14:editId="08A3E0BB">
            <wp:simplePos x="0" y="0"/>
            <wp:positionH relativeFrom="margin">
              <wp:align>center</wp:align>
            </wp:positionH>
            <wp:positionV relativeFrom="paragraph">
              <wp:posOffset>7620</wp:posOffset>
            </wp:positionV>
            <wp:extent cx="1874520" cy="876300"/>
            <wp:effectExtent l="0" t="0" r="0" b="0"/>
            <wp:wrapSquare wrapText="bothSides"/>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a:extLst>
                        <a:ext uri="{BEBA8EAE-BF5A-486C-A8C5-ECC9F3942E4B}">
                          <a14:imgProps xmlns:a14="http://schemas.microsoft.com/office/drawing/2010/main">
                            <a14:imgLayer r:embed="rId14">
                              <a14:imgEffect>
                                <a14:backgroundRemoval t="6410" b="89744" l="6522" r="93789">
                                  <a14:foregroundMark x1="18944" y1="11538" x2="26708" y2="10256"/>
                                  <a14:foregroundMark x1="26708" y1="10256" x2="59006" y2="12821"/>
                                  <a14:foregroundMark x1="59006" y1="12821" x2="90683" y2="10897"/>
                                  <a14:foregroundMark x1="90683" y1="10897" x2="90683" y2="10897"/>
                                  <a14:foregroundMark x1="35404" y1="32051" x2="35404" y2="32051"/>
                                  <a14:foregroundMark x1="34161" y1="32051" x2="34161" y2="32051"/>
                                  <a14:foregroundMark x1="12422" y1="34615" x2="12422" y2="34615"/>
                                  <a14:foregroundMark x1="11491" y1="19872" x2="12112" y2="53846"/>
                                  <a14:foregroundMark x1="12112" y1="53846" x2="18634" y2="85256"/>
                                  <a14:foregroundMark x1="18634" y1="85256" x2="51863" y2="83974"/>
                                  <a14:foregroundMark x1="51863" y1="83974" x2="67702" y2="83974"/>
                                  <a14:foregroundMark x1="67702" y1="83974" x2="73913" y2="53846"/>
                                  <a14:foregroundMark x1="73913" y1="53846" x2="72360" y2="48077"/>
                                  <a14:foregroundMark x1="80745" y1="28205" x2="77950" y2="29487"/>
                                  <a14:foregroundMark x1="92236" y1="8974" x2="93789" y2="7692"/>
                                  <a14:foregroundMark x1="7143" y1="10897" x2="6522" y2="6410"/>
                                  <a14:foregroundMark x1="20807" y1="55769" x2="40994" y2="58974"/>
                                  <a14:foregroundMark x1="40994" y1="58974" x2="50311" y2="28846"/>
                                  <a14:foregroundMark x1="50621" y1="28205" x2="32609" y2="26923"/>
                                  <a14:foregroundMark x1="32609" y1="26923" x2="66460" y2="48077"/>
                                  <a14:foregroundMark x1="66460" y1="48077" x2="48758" y2="48718"/>
                                  <a14:foregroundMark x1="48758" y1="48718" x2="18323" y2="28205"/>
                                  <a14:foregroundMark x1="18323" y1="28205" x2="17702" y2="61538"/>
                                  <a14:foregroundMark x1="17702" y1="61538" x2="16460" y2="29487"/>
                                  <a14:foregroundMark x1="16460" y1="29487" x2="64907" y2="26923"/>
                                  <a14:foregroundMark x1="64907" y1="26923" x2="52484" y2="50641"/>
                                  <a14:foregroundMark x1="52484" y1="50641" x2="33851" y2="66026"/>
                                  <a14:foregroundMark x1="33851" y1="66026" x2="40373" y2="65385"/>
                                  <a14:foregroundMark x1="51242" y1="65385" x2="34161" y2="76282"/>
                                  <a14:foregroundMark x1="34161" y1="76282" x2="52174" y2="65385"/>
                                  <a14:foregroundMark x1="52174" y1="65385" x2="63354" y2="67949"/>
                                  <a14:foregroundMark x1="32919" y1="48718" x2="34472" y2="44231"/>
                                  <a14:foregroundMark x1="20807" y1="34615" x2="27019" y2="39103"/>
                                </a14:backgroundRemoval>
                              </a14:imgEffect>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1874520" cy="876300"/>
                    </a:xfrm>
                    <a:prstGeom prst="rect">
                      <a:avLst/>
                    </a:prstGeom>
                  </pic:spPr>
                </pic:pic>
              </a:graphicData>
            </a:graphic>
            <wp14:sizeRelH relativeFrom="page">
              <wp14:pctWidth>0</wp14:pctWidth>
            </wp14:sizeRelH>
            <wp14:sizeRelV relativeFrom="page">
              <wp14:pctHeight>0</wp14:pctHeight>
            </wp14:sizeRelV>
          </wp:anchor>
        </w:drawing>
      </w:r>
    </w:p>
    <w:p w14:paraId="2408E91E" w14:textId="7BF073B4" w:rsidR="006E0513" w:rsidRPr="00AD2CAA" w:rsidRDefault="006E0513" w:rsidP="006E0513">
      <w:pPr>
        <w:jc w:val="center"/>
        <w:rPr>
          <w:rFonts w:ascii="Times New Roman" w:hAnsi="Times New Roman" w:cs="Times New Roman"/>
        </w:rPr>
      </w:pPr>
    </w:p>
    <w:p w14:paraId="04E3E4F1" w14:textId="77777777" w:rsidR="006E0513" w:rsidRPr="00AD2CAA" w:rsidRDefault="006E0513" w:rsidP="006E0513">
      <w:pPr>
        <w:rPr>
          <w:rFonts w:ascii="Times New Roman" w:hAnsi="Times New Roman" w:cs="Times New Roman"/>
        </w:rPr>
      </w:pPr>
    </w:p>
    <w:p w14:paraId="35D29824" w14:textId="77777777" w:rsidR="006E0513" w:rsidRPr="00AD2CAA" w:rsidRDefault="006E0513" w:rsidP="006E0513">
      <w:pPr>
        <w:rPr>
          <w:rFonts w:ascii="Times New Roman" w:hAnsi="Times New Roman" w:cs="Times New Roman"/>
        </w:rPr>
      </w:pPr>
    </w:p>
    <w:p w14:paraId="6B236575" w14:textId="77777777" w:rsidR="006E0513" w:rsidRPr="00AD2CAA" w:rsidRDefault="006E0513" w:rsidP="006E0513">
      <w:pPr>
        <w:jc w:val="center"/>
        <w:rPr>
          <w:rFonts w:ascii="Times New Roman" w:hAnsi="Times New Roman" w:cs="Times New Roman"/>
          <w:b/>
          <w:color w:val="4D1434" w:themeColor="accent1"/>
          <w:sz w:val="36"/>
          <w:szCs w:val="36"/>
        </w:rPr>
      </w:pPr>
      <w:r w:rsidRPr="00AD2CAA">
        <w:rPr>
          <w:rFonts w:ascii="Times New Roman" w:hAnsi="Times New Roman" w:cs="Times New Roman"/>
          <w:b/>
          <w:color w:val="4D1434" w:themeColor="accent1"/>
          <w:sz w:val="36"/>
          <w:szCs w:val="36"/>
        </w:rPr>
        <w:t>BÀI BÁO CÁO</w:t>
      </w:r>
    </w:p>
    <w:p w14:paraId="47F8252D" w14:textId="77777777" w:rsidR="006E0513" w:rsidRPr="00AD2CAA" w:rsidRDefault="006E0513" w:rsidP="006E0513">
      <w:pPr>
        <w:pStyle w:val="Title"/>
        <w:rPr>
          <w:rFonts w:ascii="Times New Roman" w:hAnsi="Times New Roman" w:cs="Times New Roman"/>
          <w:b/>
          <w:color w:val="4D1434" w:themeColor="accent1"/>
          <w:sz w:val="60"/>
          <w:szCs w:val="60"/>
        </w:rPr>
      </w:pPr>
      <w:r w:rsidRPr="00AD2CAA">
        <w:rPr>
          <w:rFonts w:ascii="Times New Roman" w:hAnsi="Times New Roman" w:cs="Times New Roman"/>
          <w:b/>
          <w:color w:val="4D1434" w:themeColor="accent1"/>
          <w:sz w:val="60"/>
          <w:szCs w:val="60"/>
        </w:rPr>
        <w:t>MÔN TRÍ TUỆ NHÂN TẠO</w:t>
      </w:r>
    </w:p>
    <w:p w14:paraId="15B709F0" w14:textId="77777777" w:rsidR="006E0513" w:rsidRPr="00AD2CAA" w:rsidRDefault="006E0513" w:rsidP="006E0513">
      <w:pPr>
        <w:tabs>
          <w:tab w:val="left" w:pos="720"/>
          <w:tab w:val="left" w:pos="1440"/>
          <w:tab w:val="left" w:pos="2160"/>
        </w:tabs>
        <w:jc w:val="center"/>
        <w:rPr>
          <w:rFonts w:ascii="Times New Roman" w:hAnsi="Times New Roman" w:cs="Times New Roman"/>
          <w:color w:val="FF0066"/>
          <w:sz w:val="40"/>
          <w:szCs w:val="40"/>
        </w:rPr>
      </w:pPr>
      <w:r w:rsidRPr="00AD2CAA">
        <w:rPr>
          <w:rFonts w:ascii="Times New Roman" w:hAnsi="Times New Roman" w:cs="Times New Roman"/>
          <w:color w:val="FF0066"/>
          <w:sz w:val="40"/>
          <w:szCs w:val="40"/>
        </w:rPr>
        <w:t xml:space="preserve">Chủ đề: </w:t>
      </w:r>
    </w:p>
    <w:p w14:paraId="2A0506D1" w14:textId="77777777" w:rsidR="006E0513" w:rsidRPr="00AD2CAA" w:rsidRDefault="006E0513" w:rsidP="006E0513">
      <w:pPr>
        <w:pStyle w:val="ListParagraph"/>
        <w:numPr>
          <w:ilvl w:val="0"/>
          <w:numId w:val="4"/>
        </w:numPr>
        <w:tabs>
          <w:tab w:val="left" w:pos="720"/>
          <w:tab w:val="left" w:pos="1440"/>
          <w:tab w:val="left" w:pos="2160"/>
        </w:tabs>
        <w:rPr>
          <w:rFonts w:ascii="Times New Roman" w:hAnsi="Times New Roman" w:cs="Times New Roman"/>
          <w:color w:val="FF0066"/>
          <w:sz w:val="40"/>
          <w:szCs w:val="40"/>
        </w:rPr>
      </w:pPr>
      <w:r w:rsidRPr="00AD2CAA">
        <w:rPr>
          <w:rFonts w:ascii="Times New Roman" w:hAnsi="Times New Roman" w:cs="Times New Roman"/>
          <w:color w:val="FF0066"/>
          <w:sz w:val="40"/>
          <w:szCs w:val="40"/>
        </w:rPr>
        <w:t>Tìm hiểu về công cụ Tensorflow</w:t>
      </w:r>
    </w:p>
    <w:p w14:paraId="1DE35678" w14:textId="77777777" w:rsidR="006E0513" w:rsidRPr="00AD2CAA" w:rsidRDefault="006E0513" w:rsidP="006E0513">
      <w:pPr>
        <w:pStyle w:val="ListParagraph"/>
        <w:numPr>
          <w:ilvl w:val="0"/>
          <w:numId w:val="4"/>
        </w:numPr>
        <w:tabs>
          <w:tab w:val="left" w:pos="720"/>
          <w:tab w:val="left" w:pos="1440"/>
          <w:tab w:val="left" w:pos="2160"/>
        </w:tabs>
        <w:rPr>
          <w:rFonts w:ascii="Times New Roman" w:hAnsi="Times New Roman" w:cs="Times New Roman"/>
          <w:color w:val="FF0066"/>
          <w:sz w:val="40"/>
          <w:szCs w:val="40"/>
        </w:rPr>
      </w:pPr>
      <w:r w:rsidRPr="00AD2CAA">
        <w:rPr>
          <w:rFonts w:ascii="Times New Roman" w:hAnsi="Times New Roman" w:cs="Times New Roman"/>
          <w:color w:val="FF0066"/>
          <w:sz w:val="40"/>
          <w:szCs w:val="40"/>
        </w:rPr>
        <w:t>Ứng dụng phát hiện chữ viết tay</w:t>
      </w:r>
    </w:p>
    <w:p w14:paraId="35790B91" w14:textId="68F33538" w:rsidR="006E0513" w:rsidRPr="00AD2CAA" w:rsidRDefault="006E0513" w:rsidP="006E0513">
      <w:pPr>
        <w:tabs>
          <w:tab w:val="left" w:pos="720"/>
          <w:tab w:val="left" w:pos="1440"/>
          <w:tab w:val="left" w:pos="2160"/>
          <w:tab w:val="left" w:pos="2880"/>
        </w:tabs>
        <w:rPr>
          <w:rFonts w:ascii="Times New Roman" w:hAnsi="Times New Roman" w:cs="Times New Roman"/>
          <w:sz w:val="30"/>
          <w:szCs w:val="30"/>
        </w:rPr>
      </w:pPr>
      <w:r w:rsidRPr="00AD2CAA">
        <w:rPr>
          <w:rFonts w:ascii="Times New Roman" w:hAnsi="Times New Roman" w:cs="Times New Roman"/>
        </w:rPr>
        <w:tab/>
      </w:r>
      <w:r w:rsidRPr="00AD2CAA">
        <w:rPr>
          <w:rFonts w:ascii="Times New Roman" w:hAnsi="Times New Roman" w:cs="Times New Roman"/>
        </w:rPr>
        <w:tab/>
      </w:r>
      <w:r w:rsidRPr="00AD2CAA">
        <w:rPr>
          <w:rFonts w:ascii="Times New Roman" w:hAnsi="Times New Roman" w:cs="Times New Roman"/>
        </w:rPr>
        <w:tab/>
      </w:r>
      <w:r w:rsidRPr="00AD2CAA">
        <w:rPr>
          <w:rFonts w:ascii="Times New Roman" w:hAnsi="Times New Roman" w:cs="Times New Roman"/>
        </w:rPr>
        <w:tab/>
      </w:r>
      <w:r w:rsidRPr="00AD2CAA">
        <w:rPr>
          <w:rFonts w:ascii="Times New Roman" w:hAnsi="Times New Roman" w:cs="Times New Roman"/>
          <w:sz w:val="30"/>
          <w:szCs w:val="30"/>
        </w:rPr>
        <w:t>Giảng viên hướng dẫn: T</w:t>
      </w:r>
      <w:r w:rsidR="00976A52">
        <w:rPr>
          <w:rFonts w:ascii="Times New Roman" w:hAnsi="Times New Roman" w:cs="Times New Roman"/>
          <w:sz w:val="30"/>
          <w:szCs w:val="30"/>
        </w:rPr>
        <w:t>S</w:t>
      </w:r>
      <w:r w:rsidR="00286149">
        <w:rPr>
          <w:rFonts w:ascii="Times New Roman" w:hAnsi="Times New Roman" w:cs="Times New Roman"/>
          <w:sz w:val="30"/>
          <w:szCs w:val="30"/>
        </w:rPr>
        <w:t>.</w:t>
      </w:r>
      <w:r w:rsidRPr="00AD2CAA">
        <w:rPr>
          <w:rFonts w:ascii="Times New Roman" w:hAnsi="Times New Roman" w:cs="Times New Roman"/>
          <w:sz w:val="30"/>
          <w:szCs w:val="30"/>
        </w:rPr>
        <w:t xml:space="preserve"> Nguyễn Đình Hiển</w:t>
      </w:r>
    </w:p>
    <w:p w14:paraId="7FBD8892" w14:textId="77777777" w:rsidR="006E0513" w:rsidRPr="00AD2CAA" w:rsidRDefault="006E0513" w:rsidP="006E0513">
      <w:pPr>
        <w:ind w:left="2880" w:firstLine="720"/>
        <w:rPr>
          <w:rFonts w:ascii="Times New Roman" w:hAnsi="Times New Roman" w:cs="Times New Roman"/>
          <w:sz w:val="30"/>
          <w:szCs w:val="30"/>
        </w:rPr>
      </w:pPr>
      <w:r w:rsidRPr="00AD2CAA">
        <w:rPr>
          <w:rFonts w:ascii="Times New Roman" w:hAnsi="Times New Roman" w:cs="Times New Roman"/>
          <w:sz w:val="30"/>
          <w:szCs w:val="30"/>
        </w:rPr>
        <w:t xml:space="preserve">Sinh viên thực hiện: </w:t>
      </w:r>
    </w:p>
    <w:p w14:paraId="252D5382" w14:textId="77777777" w:rsidR="006E0513" w:rsidRPr="00AD2CAA" w:rsidRDefault="006E0513" w:rsidP="00976A52">
      <w:pPr>
        <w:ind w:left="2160" w:firstLine="720"/>
        <w:rPr>
          <w:rFonts w:ascii="Times New Roman" w:hAnsi="Times New Roman" w:cs="Times New Roman"/>
          <w:sz w:val="30"/>
          <w:szCs w:val="30"/>
        </w:rPr>
      </w:pPr>
      <w:r w:rsidRPr="00AD2CAA">
        <w:rPr>
          <w:rFonts w:ascii="Times New Roman" w:hAnsi="Times New Roman" w:cs="Times New Roman"/>
          <w:sz w:val="30"/>
          <w:szCs w:val="30"/>
        </w:rPr>
        <w:tab/>
      </w:r>
      <w:r w:rsidRPr="00AD2CAA">
        <w:rPr>
          <w:rFonts w:ascii="Times New Roman" w:hAnsi="Times New Roman" w:cs="Times New Roman"/>
          <w:sz w:val="30"/>
          <w:szCs w:val="30"/>
        </w:rPr>
        <w:tab/>
        <w:t>Dương Tiến – 44.01.104.</w:t>
      </w:r>
      <w:r w:rsidR="00976A52">
        <w:rPr>
          <w:rFonts w:ascii="Times New Roman" w:hAnsi="Times New Roman" w:cs="Times New Roman"/>
          <w:sz w:val="30"/>
          <w:szCs w:val="30"/>
        </w:rPr>
        <w:t>193</w:t>
      </w:r>
    </w:p>
    <w:p w14:paraId="56E96F7A" w14:textId="77777777" w:rsidR="006E0513" w:rsidRPr="00AD2CAA" w:rsidRDefault="00976A52" w:rsidP="00976A52">
      <w:pPr>
        <w:ind w:left="2160" w:firstLine="72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Đoàn Trọng</w:t>
      </w:r>
      <w:r w:rsidR="006E0513" w:rsidRPr="00AD2CAA">
        <w:rPr>
          <w:rFonts w:ascii="Times New Roman" w:hAnsi="Times New Roman" w:cs="Times New Roman"/>
          <w:sz w:val="30"/>
          <w:szCs w:val="30"/>
        </w:rPr>
        <w:t xml:space="preserve"> Hải Anh – 44.01.104.</w:t>
      </w:r>
      <w:r>
        <w:rPr>
          <w:rFonts w:ascii="Times New Roman" w:hAnsi="Times New Roman" w:cs="Times New Roman"/>
          <w:sz w:val="30"/>
          <w:szCs w:val="30"/>
        </w:rPr>
        <w:t>049</w:t>
      </w:r>
    </w:p>
    <w:p w14:paraId="54667F93" w14:textId="77777777" w:rsidR="006E0513" w:rsidRPr="00AD2CAA" w:rsidRDefault="006E0513" w:rsidP="00976A52">
      <w:pPr>
        <w:ind w:left="3600" w:firstLine="720"/>
        <w:rPr>
          <w:rFonts w:ascii="Times New Roman" w:hAnsi="Times New Roman" w:cs="Times New Roman"/>
          <w:sz w:val="30"/>
          <w:szCs w:val="30"/>
        </w:rPr>
      </w:pPr>
      <w:r w:rsidRPr="00AD2CAA">
        <w:rPr>
          <w:rFonts w:ascii="Times New Roman" w:hAnsi="Times New Roman" w:cs="Times New Roman"/>
          <w:sz w:val="30"/>
          <w:szCs w:val="30"/>
        </w:rPr>
        <w:t xml:space="preserve">Lê Thị Kim Hoàng - 43.01.103.018 </w:t>
      </w:r>
    </w:p>
    <w:p w14:paraId="7B390596" w14:textId="77777777" w:rsidR="002B5D98" w:rsidRPr="00AD2CAA" w:rsidRDefault="002B5D98" w:rsidP="002B5D98">
      <w:pPr>
        <w:rPr>
          <w:rFonts w:ascii="Times New Roman" w:hAnsi="Times New Roman" w:cs="Times New Roman"/>
        </w:rPr>
      </w:pPr>
    </w:p>
    <w:p w14:paraId="55984DDE" w14:textId="77777777" w:rsidR="00710767" w:rsidRPr="00AD2CAA" w:rsidRDefault="00710767" w:rsidP="002B5D98">
      <w:pPr>
        <w:pStyle w:val="Subtitle"/>
        <w:rPr>
          <w:rFonts w:ascii="Times New Roman" w:hAnsi="Times New Roman" w:cs="Times New Roman"/>
          <w:sz w:val="32"/>
          <w:szCs w:val="32"/>
        </w:rPr>
      </w:pPr>
    </w:p>
    <w:p w14:paraId="4EF01996" w14:textId="523DD646" w:rsidR="00E96235" w:rsidRPr="00AD2CAA" w:rsidRDefault="002974C8" w:rsidP="00706D60">
      <w:pPr>
        <w:rPr>
          <w:rFonts w:ascii="Times New Roman" w:hAnsi="Times New Roman" w:cs="Times New Roman"/>
        </w:rPr>
      </w:pPr>
      <w:r w:rsidRPr="00AD2CAA">
        <w:rPr>
          <w:rFonts w:ascii="Times New Roman" w:hAnsi="Times New Roman" w:cs="Times New Roman"/>
        </w:rPr>
        <w:br w:type="page"/>
      </w:r>
      <w:r w:rsidR="00FB4730" w:rsidRPr="00AD2CAA">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4BB9762" wp14:editId="414CF883">
                <wp:simplePos x="0" y="0"/>
                <wp:positionH relativeFrom="page">
                  <wp:posOffset>343535</wp:posOffset>
                </wp:positionH>
                <wp:positionV relativeFrom="paragraph">
                  <wp:posOffset>-467995</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0D70EAC" id="Rectangle 7" o:spid="_x0000_s1026" alt="&quot;&quot;" style="position:absolute;margin-left:27.05pt;margin-top:-36.85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" filled="f" strokecolor="#390f26 [2404]" strokeweight="1.75pt">
                <v:stroke endcap="round"/>
                <w10:wrap anchorx="page"/>
              </v:rect>
            </w:pict>
          </mc:Fallback>
        </mc:AlternateContent>
      </w:r>
      <w:r w:rsidR="00C7287A" w:rsidRPr="00AD2CAA">
        <w:rPr>
          <w:rFonts w:ascii="Times New Roman" w:hAnsi="Times New Roman" w:cs="Times New Roman"/>
        </w:rPr>
        <w:softHyphen/>
      </w:r>
      <w:r w:rsidR="00C7287A" w:rsidRPr="00AD2CAA">
        <w:rPr>
          <w:rFonts w:ascii="Times New Roman" w:hAnsi="Times New Roman" w:cs="Times New Roman"/>
        </w:rPr>
        <w:softHyphen/>
      </w:r>
    </w:p>
    <w:sdt>
      <w:sdtPr>
        <w:rPr>
          <w:rFonts w:ascii="Times New Roman" w:eastAsiaTheme="minorHAnsi" w:hAnsi="Times New Roman" w:cs="Times New Roman"/>
          <w:caps w:val="0"/>
          <w:color w:val="auto"/>
          <w:sz w:val="22"/>
          <w:szCs w:val="22"/>
        </w:rPr>
        <w:id w:val="-1038430432"/>
        <w:docPartObj>
          <w:docPartGallery w:val="Table of Contents"/>
          <w:docPartUnique/>
        </w:docPartObj>
      </w:sdtPr>
      <w:sdtEndPr>
        <w:rPr>
          <w:noProof/>
        </w:rPr>
      </w:sdtEndPr>
      <w:sdtContent>
        <w:p w14:paraId="6C126475" w14:textId="047687A1" w:rsidR="00E96235" w:rsidRPr="00AD2CAA" w:rsidRDefault="006E0513" w:rsidP="00706D60">
          <w:pPr>
            <w:pStyle w:val="TOCHeading"/>
            <w:rPr>
              <w:rFonts w:ascii="Times New Roman" w:hAnsi="Times New Roman" w:cs="Times New Roman"/>
            </w:rPr>
          </w:pPr>
          <w:r w:rsidRPr="00AD2CAA">
            <w:rPr>
              <w:rFonts w:ascii="Times New Roman" w:hAnsi="Times New Roman" w:cs="Times New Roman"/>
            </w:rPr>
            <w:t>Mục lục</w:t>
          </w:r>
        </w:p>
        <w:p w14:paraId="18A4DBF6" w14:textId="77777777" w:rsidR="00136DDD" w:rsidRPr="00AD2CAA" w:rsidRDefault="00136DDD" w:rsidP="00706D60">
          <w:pPr>
            <w:pStyle w:val="TOC1"/>
            <w:rPr>
              <w:rFonts w:ascii="Times New Roman" w:hAnsi="Times New Roman" w:cs="Times New Roman"/>
              <w:noProof/>
            </w:rPr>
          </w:pPr>
        </w:p>
        <w:p w14:paraId="07971ECC" w14:textId="77777777" w:rsidR="00136DDD" w:rsidRPr="00AD2CAA" w:rsidRDefault="00136DDD" w:rsidP="00706D60">
          <w:pPr>
            <w:pStyle w:val="TOC1"/>
            <w:rPr>
              <w:rFonts w:ascii="Times New Roman" w:hAnsi="Times New Roman" w:cs="Times New Roman"/>
              <w:noProof/>
            </w:rPr>
          </w:pPr>
        </w:p>
        <w:p w14:paraId="4B8534F3" w14:textId="77777777" w:rsidR="00136DDD" w:rsidRPr="00AD2CAA" w:rsidRDefault="00136DDD" w:rsidP="00706D60">
          <w:pPr>
            <w:pStyle w:val="TOC1"/>
            <w:rPr>
              <w:rFonts w:ascii="Times New Roman" w:hAnsi="Times New Roman" w:cs="Times New Roman"/>
              <w:noProof/>
            </w:rPr>
          </w:pPr>
        </w:p>
        <w:p w14:paraId="504D3AFF" w14:textId="7ECC512D" w:rsidR="003066E3" w:rsidRPr="00AD2CAA" w:rsidRDefault="00E96235">
          <w:pPr>
            <w:pStyle w:val="TOC1"/>
            <w:tabs>
              <w:tab w:val="right" w:leader="dot" w:pos="9350"/>
            </w:tabs>
            <w:rPr>
              <w:rFonts w:ascii="Times New Roman" w:eastAsiaTheme="minorEastAsia" w:hAnsi="Times New Roman" w:cs="Times New Roman"/>
              <w:noProof/>
            </w:rPr>
          </w:pPr>
          <w:r w:rsidRPr="00AD2CAA">
            <w:rPr>
              <w:rFonts w:ascii="Times New Roman" w:hAnsi="Times New Roman" w:cs="Times New Roman"/>
              <w:b/>
              <w:bCs/>
              <w:noProof/>
            </w:rPr>
            <w:fldChar w:fldCharType="begin"/>
          </w:r>
          <w:r w:rsidRPr="00AD2CAA">
            <w:rPr>
              <w:rFonts w:ascii="Times New Roman" w:hAnsi="Times New Roman" w:cs="Times New Roman"/>
              <w:b/>
              <w:bCs/>
              <w:noProof/>
            </w:rPr>
            <w:instrText xml:space="preserve"> TOC \o "1-3" \h \z \u </w:instrText>
          </w:r>
          <w:r w:rsidRPr="00AD2CAA">
            <w:rPr>
              <w:rFonts w:ascii="Times New Roman" w:hAnsi="Times New Roman" w:cs="Times New Roman"/>
              <w:b/>
              <w:bCs/>
              <w:noProof/>
            </w:rPr>
            <w:fldChar w:fldCharType="separate"/>
          </w:r>
          <w:hyperlink w:anchor="_Toc56233297" w:history="1">
            <w:r w:rsidR="003066E3" w:rsidRPr="00AD2CAA">
              <w:rPr>
                <w:rStyle w:val="Hyperlink"/>
                <w:rFonts w:ascii="Times New Roman" w:hAnsi="Times New Roman" w:cs="Times New Roman"/>
                <w:noProof/>
              </w:rPr>
              <w:t>Giới thiệu (L</w:t>
            </w:r>
            <w:r w:rsidR="00775FFF">
              <w:rPr>
                <w:rStyle w:val="Hyperlink"/>
                <w:rFonts w:ascii="Times New Roman" w:hAnsi="Times New Roman" w:cs="Times New Roman"/>
                <w:noProof/>
              </w:rPr>
              <w:t>ời</w:t>
            </w:r>
            <w:r w:rsidR="003066E3" w:rsidRPr="00AD2CAA">
              <w:rPr>
                <w:rStyle w:val="Hyperlink"/>
                <w:rFonts w:ascii="Times New Roman" w:hAnsi="Times New Roman" w:cs="Times New Roman"/>
                <w:noProof/>
              </w:rPr>
              <w:t xml:space="preserve"> Mở Đầu)</w:t>
            </w:r>
            <w:r w:rsidR="003066E3" w:rsidRPr="00AD2CAA">
              <w:rPr>
                <w:rFonts w:ascii="Times New Roman" w:hAnsi="Times New Roman" w:cs="Times New Roman"/>
                <w:noProof/>
                <w:webHidden/>
              </w:rPr>
              <w:tab/>
            </w:r>
            <w:r w:rsidR="003066E3" w:rsidRPr="00AD2CAA">
              <w:rPr>
                <w:rFonts w:ascii="Times New Roman" w:hAnsi="Times New Roman" w:cs="Times New Roman"/>
                <w:noProof/>
                <w:webHidden/>
              </w:rPr>
              <w:fldChar w:fldCharType="begin"/>
            </w:r>
            <w:r w:rsidR="003066E3" w:rsidRPr="00AD2CAA">
              <w:rPr>
                <w:rFonts w:ascii="Times New Roman" w:hAnsi="Times New Roman" w:cs="Times New Roman"/>
                <w:noProof/>
                <w:webHidden/>
              </w:rPr>
              <w:instrText xml:space="preserve"> PAGEREF _Toc56233297 \h </w:instrText>
            </w:r>
            <w:r w:rsidR="003066E3" w:rsidRPr="00AD2CAA">
              <w:rPr>
                <w:rFonts w:ascii="Times New Roman" w:hAnsi="Times New Roman" w:cs="Times New Roman"/>
                <w:noProof/>
                <w:webHidden/>
              </w:rPr>
            </w:r>
            <w:r w:rsidR="003066E3" w:rsidRPr="00AD2CAA">
              <w:rPr>
                <w:rFonts w:ascii="Times New Roman" w:hAnsi="Times New Roman" w:cs="Times New Roman"/>
                <w:noProof/>
                <w:webHidden/>
              </w:rPr>
              <w:fldChar w:fldCharType="separate"/>
            </w:r>
            <w:r w:rsidR="003066E3" w:rsidRPr="00AD2CAA">
              <w:rPr>
                <w:rFonts w:ascii="Times New Roman" w:hAnsi="Times New Roman" w:cs="Times New Roman"/>
                <w:noProof/>
                <w:webHidden/>
              </w:rPr>
              <w:t>3</w:t>
            </w:r>
            <w:r w:rsidR="003066E3" w:rsidRPr="00AD2CAA">
              <w:rPr>
                <w:rFonts w:ascii="Times New Roman" w:hAnsi="Times New Roman" w:cs="Times New Roman"/>
                <w:noProof/>
                <w:webHidden/>
              </w:rPr>
              <w:fldChar w:fldCharType="end"/>
            </w:r>
          </w:hyperlink>
        </w:p>
        <w:p w14:paraId="3DDD37FB" w14:textId="77777777" w:rsidR="003066E3" w:rsidRPr="00AD2CAA" w:rsidRDefault="006A25C2">
          <w:pPr>
            <w:pStyle w:val="TOC1"/>
            <w:tabs>
              <w:tab w:val="right" w:leader="dot" w:pos="9350"/>
            </w:tabs>
            <w:rPr>
              <w:rFonts w:ascii="Times New Roman" w:eastAsiaTheme="minorEastAsia" w:hAnsi="Times New Roman" w:cs="Times New Roman"/>
              <w:noProof/>
            </w:rPr>
          </w:pPr>
          <w:hyperlink w:anchor="_Toc56233298" w:history="1">
            <w:r w:rsidR="003066E3" w:rsidRPr="00AD2CAA">
              <w:rPr>
                <w:rStyle w:val="Hyperlink"/>
                <w:rFonts w:ascii="Times New Roman" w:hAnsi="Times New Roman" w:cs="Times New Roman"/>
                <w:noProof/>
              </w:rPr>
              <w:t>Công cụ Tensorflow</w:t>
            </w:r>
            <w:r w:rsidR="003066E3" w:rsidRPr="00AD2CAA">
              <w:rPr>
                <w:rFonts w:ascii="Times New Roman" w:hAnsi="Times New Roman" w:cs="Times New Roman"/>
                <w:noProof/>
                <w:webHidden/>
              </w:rPr>
              <w:tab/>
            </w:r>
            <w:r w:rsidR="003066E3" w:rsidRPr="00AD2CAA">
              <w:rPr>
                <w:rFonts w:ascii="Times New Roman" w:hAnsi="Times New Roman" w:cs="Times New Roman"/>
                <w:noProof/>
                <w:webHidden/>
              </w:rPr>
              <w:fldChar w:fldCharType="begin"/>
            </w:r>
            <w:r w:rsidR="003066E3" w:rsidRPr="00AD2CAA">
              <w:rPr>
                <w:rFonts w:ascii="Times New Roman" w:hAnsi="Times New Roman" w:cs="Times New Roman"/>
                <w:noProof/>
                <w:webHidden/>
              </w:rPr>
              <w:instrText xml:space="preserve"> PAGEREF _Toc56233298 \h </w:instrText>
            </w:r>
            <w:r w:rsidR="003066E3" w:rsidRPr="00AD2CAA">
              <w:rPr>
                <w:rFonts w:ascii="Times New Roman" w:hAnsi="Times New Roman" w:cs="Times New Roman"/>
                <w:noProof/>
                <w:webHidden/>
              </w:rPr>
            </w:r>
            <w:r w:rsidR="003066E3" w:rsidRPr="00AD2CAA">
              <w:rPr>
                <w:rFonts w:ascii="Times New Roman" w:hAnsi="Times New Roman" w:cs="Times New Roman"/>
                <w:noProof/>
                <w:webHidden/>
              </w:rPr>
              <w:fldChar w:fldCharType="separate"/>
            </w:r>
            <w:r w:rsidR="003066E3" w:rsidRPr="00AD2CAA">
              <w:rPr>
                <w:rFonts w:ascii="Times New Roman" w:hAnsi="Times New Roman" w:cs="Times New Roman"/>
                <w:noProof/>
                <w:webHidden/>
              </w:rPr>
              <w:t>4</w:t>
            </w:r>
            <w:r w:rsidR="003066E3" w:rsidRPr="00AD2CAA">
              <w:rPr>
                <w:rFonts w:ascii="Times New Roman" w:hAnsi="Times New Roman" w:cs="Times New Roman"/>
                <w:noProof/>
                <w:webHidden/>
              </w:rPr>
              <w:fldChar w:fldCharType="end"/>
            </w:r>
          </w:hyperlink>
        </w:p>
        <w:p w14:paraId="6AB96EE0" w14:textId="77777777" w:rsidR="003066E3" w:rsidRPr="00AD2CAA" w:rsidRDefault="006A25C2">
          <w:pPr>
            <w:pStyle w:val="TOC2"/>
            <w:tabs>
              <w:tab w:val="left" w:pos="660"/>
              <w:tab w:val="right" w:leader="dot" w:pos="9350"/>
            </w:tabs>
            <w:rPr>
              <w:rFonts w:ascii="Times New Roman" w:eastAsiaTheme="minorEastAsia" w:hAnsi="Times New Roman" w:cs="Times New Roman"/>
              <w:noProof/>
            </w:rPr>
          </w:pPr>
          <w:hyperlink w:anchor="_Toc56233299" w:history="1">
            <w:r w:rsidR="003066E3" w:rsidRPr="00AD2CAA">
              <w:rPr>
                <w:rStyle w:val="Hyperlink"/>
                <w:rFonts w:ascii="Times New Roman" w:hAnsi="Times New Roman" w:cs="Times New Roman"/>
                <w:noProof/>
              </w:rPr>
              <w:t>1.</w:t>
            </w:r>
            <w:r w:rsidR="003066E3" w:rsidRPr="00AD2CAA">
              <w:rPr>
                <w:rFonts w:ascii="Times New Roman" w:eastAsiaTheme="minorEastAsia" w:hAnsi="Times New Roman" w:cs="Times New Roman"/>
                <w:noProof/>
              </w:rPr>
              <w:tab/>
            </w:r>
            <w:r w:rsidR="003066E3" w:rsidRPr="00AD2CAA">
              <w:rPr>
                <w:rStyle w:val="Hyperlink"/>
                <w:rFonts w:ascii="Times New Roman" w:hAnsi="Times New Roman" w:cs="Times New Roman"/>
                <w:noProof/>
              </w:rPr>
              <w:t>Nền tảng xây dựng Tool TensorFlow và khả năng hoạt động của nó</w:t>
            </w:r>
            <w:r w:rsidR="003066E3" w:rsidRPr="00AD2CAA">
              <w:rPr>
                <w:rFonts w:ascii="Times New Roman" w:hAnsi="Times New Roman" w:cs="Times New Roman"/>
                <w:noProof/>
                <w:webHidden/>
              </w:rPr>
              <w:tab/>
            </w:r>
            <w:r w:rsidR="003066E3" w:rsidRPr="00AD2CAA">
              <w:rPr>
                <w:rFonts w:ascii="Times New Roman" w:hAnsi="Times New Roman" w:cs="Times New Roman"/>
                <w:noProof/>
                <w:webHidden/>
              </w:rPr>
              <w:fldChar w:fldCharType="begin"/>
            </w:r>
            <w:r w:rsidR="003066E3" w:rsidRPr="00AD2CAA">
              <w:rPr>
                <w:rFonts w:ascii="Times New Roman" w:hAnsi="Times New Roman" w:cs="Times New Roman"/>
                <w:noProof/>
                <w:webHidden/>
              </w:rPr>
              <w:instrText xml:space="preserve"> PAGEREF _Toc56233299 \h </w:instrText>
            </w:r>
            <w:r w:rsidR="003066E3" w:rsidRPr="00AD2CAA">
              <w:rPr>
                <w:rFonts w:ascii="Times New Roman" w:hAnsi="Times New Roman" w:cs="Times New Roman"/>
                <w:noProof/>
                <w:webHidden/>
              </w:rPr>
            </w:r>
            <w:r w:rsidR="003066E3" w:rsidRPr="00AD2CAA">
              <w:rPr>
                <w:rFonts w:ascii="Times New Roman" w:hAnsi="Times New Roman" w:cs="Times New Roman"/>
                <w:noProof/>
                <w:webHidden/>
              </w:rPr>
              <w:fldChar w:fldCharType="separate"/>
            </w:r>
            <w:r w:rsidR="003066E3" w:rsidRPr="00AD2CAA">
              <w:rPr>
                <w:rFonts w:ascii="Times New Roman" w:hAnsi="Times New Roman" w:cs="Times New Roman"/>
                <w:noProof/>
                <w:webHidden/>
              </w:rPr>
              <w:t>4</w:t>
            </w:r>
            <w:r w:rsidR="003066E3" w:rsidRPr="00AD2CAA">
              <w:rPr>
                <w:rFonts w:ascii="Times New Roman" w:hAnsi="Times New Roman" w:cs="Times New Roman"/>
                <w:noProof/>
                <w:webHidden/>
              </w:rPr>
              <w:fldChar w:fldCharType="end"/>
            </w:r>
          </w:hyperlink>
        </w:p>
        <w:p w14:paraId="66DF6748" w14:textId="77777777" w:rsidR="003066E3" w:rsidRPr="00AD2CAA" w:rsidRDefault="006A25C2">
          <w:pPr>
            <w:pStyle w:val="TOC2"/>
            <w:tabs>
              <w:tab w:val="left" w:pos="660"/>
              <w:tab w:val="right" w:leader="dot" w:pos="9350"/>
            </w:tabs>
            <w:rPr>
              <w:rFonts w:ascii="Times New Roman" w:eastAsiaTheme="minorEastAsia" w:hAnsi="Times New Roman" w:cs="Times New Roman"/>
              <w:noProof/>
            </w:rPr>
          </w:pPr>
          <w:hyperlink w:anchor="_Toc56233300" w:history="1">
            <w:r w:rsidR="003066E3" w:rsidRPr="00AD2CAA">
              <w:rPr>
                <w:rStyle w:val="Hyperlink"/>
                <w:rFonts w:ascii="Times New Roman" w:hAnsi="Times New Roman" w:cs="Times New Roman"/>
                <w:noProof/>
              </w:rPr>
              <w:t>2.</w:t>
            </w:r>
            <w:r w:rsidR="003066E3" w:rsidRPr="00AD2CAA">
              <w:rPr>
                <w:rFonts w:ascii="Times New Roman" w:eastAsiaTheme="minorEastAsia" w:hAnsi="Times New Roman" w:cs="Times New Roman"/>
                <w:noProof/>
              </w:rPr>
              <w:tab/>
            </w:r>
            <w:r w:rsidR="003066E3" w:rsidRPr="00AD2CAA">
              <w:rPr>
                <w:rStyle w:val="Hyperlink"/>
                <w:rFonts w:ascii="Times New Roman" w:hAnsi="Times New Roman" w:cs="Times New Roman"/>
                <w:noProof/>
              </w:rPr>
              <w:t>Các hỗ trợ từ Tool TensorFlow (hàm, chức năng, cách sử dụng)</w:t>
            </w:r>
            <w:r w:rsidR="003066E3" w:rsidRPr="00AD2CAA">
              <w:rPr>
                <w:rFonts w:ascii="Times New Roman" w:hAnsi="Times New Roman" w:cs="Times New Roman"/>
                <w:noProof/>
                <w:webHidden/>
              </w:rPr>
              <w:tab/>
            </w:r>
            <w:r w:rsidR="003066E3" w:rsidRPr="00AD2CAA">
              <w:rPr>
                <w:rFonts w:ascii="Times New Roman" w:hAnsi="Times New Roman" w:cs="Times New Roman"/>
                <w:noProof/>
                <w:webHidden/>
              </w:rPr>
              <w:fldChar w:fldCharType="begin"/>
            </w:r>
            <w:r w:rsidR="003066E3" w:rsidRPr="00AD2CAA">
              <w:rPr>
                <w:rFonts w:ascii="Times New Roman" w:hAnsi="Times New Roman" w:cs="Times New Roman"/>
                <w:noProof/>
                <w:webHidden/>
              </w:rPr>
              <w:instrText xml:space="preserve"> PAGEREF _Toc56233300 \h </w:instrText>
            </w:r>
            <w:r w:rsidR="003066E3" w:rsidRPr="00AD2CAA">
              <w:rPr>
                <w:rFonts w:ascii="Times New Roman" w:hAnsi="Times New Roman" w:cs="Times New Roman"/>
                <w:noProof/>
                <w:webHidden/>
              </w:rPr>
            </w:r>
            <w:r w:rsidR="003066E3" w:rsidRPr="00AD2CAA">
              <w:rPr>
                <w:rFonts w:ascii="Times New Roman" w:hAnsi="Times New Roman" w:cs="Times New Roman"/>
                <w:noProof/>
                <w:webHidden/>
              </w:rPr>
              <w:fldChar w:fldCharType="separate"/>
            </w:r>
            <w:r w:rsidR="003066E3" w:rsidRPr="00AD2CAA">
              <w:rPr>
                <w:rFonts w:ascii="Times New Roman" w:hAnsi="Times New Roman" w:cs="Times New Roman"/>
                <w:noProof/>
                <w:webHidden/>
              </w:rPr>
              <w:t>5</w:t>
            </w:r>
            <w:r w:rsidR="003066E3" w:rsidRPr="00AD2CAA">
              <w:rPr>
                <w:rFonts w:ascii="Times New Roman" w:hAnsi="Times New Roman" w:cs="Times New Roman"/>
                <w:noProof/>
                <w:webHidden/>
              </w:rPr>
              <w:fldChar w:fldCharType="end"/>
            </w:r>
          </w:hyperlink>
        </w:p>
        <w:p w14:paraId="238A222E" w14:textId="77777777" w:rsidR="003066E3" w:rsidRPr="00AD2CAA" w:rsidRDefault="006A25C2">
          <w:pPr>
            <w:pStyle w:val="TOC2"/>
            <w:tabs>
              <w:tab w:val="left" w:pos="660"/>
              <w:tab w:val="right" w:leader="dot" w:pos="9350"/>
            </w:tabs>
            <w:rPr>
              <w:rFonts w:ascii="Times New Roman" w:eastAsiaTheme="minorEastAsia" w:hAnsi="Times New Roman" w:cs="Times New Roman"/>
              <w:noProof/>
            </w:rPr>
          </w:pPr>
          <w:hyperlink w:anchor="_Toc56233301" w:history="1">
            <w:r w:rsidR="003066E3" w:rsidRPr="00AD2CAA">
              <w:rPr>
                <w:rStyle w:val="Hyperlink"/>
                <w:rFonts w:ascii="Times New Roman" w:hAnsi="Times New Roman" w:cs="Times New Roman"/>
                <w:noProof/>
              </w:rPr>
              <w:t>3.</w:t>
            </w:r>
            <w:r w:rsidR="003066E3" w:rsidRPr="00AD2CAA">
              <w:rPr>
                <w:rFonts w:ascii="Times New Roman" w:eastAsiaTheme="minorEastAsia" w:hAnsi="Times New Roman" w:cs="Times New Roman"/>
                <w:noProof/>
              </w:rPr>
              <w:tab/>
            </w:r>
            <w:r w:rsidR="003066E3" w:rsidRPr="00AD2CAA">
              <w:rPr>
                <w:rStyle w:val="Hyperlink"/>
                <w:rFonts w:ascii="Times New Roman" w:hAnsi="Times New Roman" w:cs="Times New Roman"/>
                <w:noProof/>
              </w:rPr>
              <w:t>Xây dựng một ứng dụng dựa trên Tool TensorFlow</w:t>
            </w:r>
            <w:r w:rsidR="003066E3" w:rsidRPr="00AD2CAA">
              <w:rPr>
                <w:rFonts w:ascii="Times New Roman" w:hAnsi="Times New Roman" w:cs="Times New Roman"/>
                <w:noProof/>
                <w:webHidden/>
              </w:rPr>
              <w:tab/>
            </w:r>
            <w:r w:rsidR="003066E3" w:rsidRPr="00AD2CAA">
              <w:rPr>
                <w:rFonts w:ascii="Times New Roman" w:hAnsi="Times New Roman" w:cs="Times New Roman"/>
                <w:noProof/>
                <w:webHidden/>
              </w:rPr>
              <w:fldChar w:fldCharType="begin"/>
            </w:r>
            <w:r w:rsidR="003066E3" w:rsidRPr="00AD2CAA">
              <w:rPr>
                <w:rFonts w:ascii="Times New Roman" w:hAnsi="Times New Roman" w:cs="Times New Roman"/>
                <w:noProof/>
                <w:webHidden/>
              </w:rPr>
              <w:instrText xml:space="preserve"> PAGEREF _Toc56233301 \h </w:instrText>
            </w:r>
            <w:r w:rsidR="003066E3" w:rsidRPr="00AD2CAA">
              <w:rPr>
                <w:rFonts w:ascii="Times New Roman" w:hAnsi="Times New Roman" w:cs="Times New Roman"/>
                <w:noProof/>
                <w:webHidden/>
              </w:rPr>
            </w:r>
            <w:r w:rsidR="003066E3" w:rsidRPr="00AD2CAA">
              <w:rPr>
                <w:rFonts w:ascii="Times New Roman" w:hAnsi="Times New Roman" w:cs="Times New Roman"/>
                <w:noProof/>
                <w:webHidden/>
              </w:rPr>
              <w:fldChar w:fldCharType="separate"/>
            </w:r>
            <w:r w:rsidR="003066E3" w:rsidRPr="00AD2CAA">
              <w:rPr>
                <w:rFonts w:ascii="Times New Roman" w:hAnsi="Times New Roman" w:cs="Times New Roman"/>
                <w:noProof/>
                <w:webHidden/>
              </w:rPr>
              <w:t>12</w:t>
            </w:r>
            <w:r w:rsidR="003066E3" w:rsidRPr="00AD2CAA">
              <w:rPr>
                <w:rFonts w:ascii="Times New Roman" w:hAnsi="Times New Roman" w:cs="Times New Roman"/>
                <w:noProof/>
                <w:webHidden/>
              </w:rPr>
              <w:fldChar w:fldCharType="end"/>
            </w:r>
          </w:hyperlink>
        </w:p>
        <w:p w14:paraId="054DFD34" w14:textId="38007E3D" w:rsidR="003066E3" w:rsidRPr="00AD2CAA" w:rsidRDefault="006A25C2">
          <w:pPr>
            <w:pStyle w:val="TOC1"/>
            <w:tabs>
              <w:tab w:val="right" w:leader="dot" w:pos="9350"/>
            </w:tabs>
            <w:rPr>
              <w:rFonts w:ascii="Times New Roman" w:eastAsiaTheme="minorEastAsia" w:hAnsi="Times New Roman" w:cs="Times New Roman"/>
              <w:noProof/>
            </w:rPr>
          </w:pPr>
          <w:hyperlink w:anchor="_Toc56233302" w:history="1">
            <w:r w:rsidR="008A5C75">
              <w:rPr>
                <w:rStyle w:val="Hyperlink"/>
                <w:rFonts w:ascii="Times New Roman" w:hAnsi="Times New Roman" w:cs="Times New Roman"/>
                <w:noProof/>
              </w:rPr>
              <w:t>Hạn chế của đề tài</w:t>
            </w:r>
            <w:r w:rsidR="003066E3" w:rsidRPr="00AD2CAA">
              <w:rPr>
                <w:rFonts w:ascii="Times New Roman" w:hAnsi="Times New Roman" w:cs="Times New Roman"/>
                <w:noProof/>
                <w:webHidden/>
              </w:rPr>
              <w:tab/>
            </w:r>
            <w:r w:rsidR="00775FFF">
              <w:rPr>
                <w:rFonts w:ascii="Times New Roman" w:hAnsi="Times New Roman" w:cs="Times New Roman"/>
                <w:noProof/>
                <w:webHidden/>
              </w:rPr>
              <w:t>18</w:t>
            </w:r>
          </w:hyperlink>
        </w:p>
        <w:p w14:paraId="184A8459" w14:textId="77777777" w:rsidR="00F421C1" w:rsidRPr="00AD2CAA" w:rsidRDefault="00E96235" w:rsidP="00706D60">
          <w:pPr>
            <w:rPr>
              <w:rFonts w:ascii="Times New Roman" w:hAnsi="Times New Roman" w:cs="Times New Roman"/>
              <w:noProof/>
            </w:rPr>
          </w:pPr>
          <w:r w:rsidRPr="00AD2CAA">
            <w:rPr>
              <w:rFonts w:ascii="Times New Roman" w:hAnsi="Times New Roman" w:cs="Times New Roman"/>
              <w:noProof/>
            </w:rPr>
            <w:fldChar w:fldCharType="end"/>
          </w:r>
        </w:p>
      </w:sdtContent>
    </w:sdt>
    <w:p w14:paraId="7DC40320" w14:textId="77777777" w:rsidR="00C85251" w:rsidRPr="00AD2CAA" w:rsidRDefault="00C85251" w:rsidP="00706D60">
      <w:pPr>
        <w:rPr>
          <w:rFonts w:ascii="Times New Roman" w:hAnsi="Times New Roman" w:cs="Times New Roman"/>
        </w:rPr>
      </w:pPr>
      <w:r w:rsidRPr="00AD2CAA">
        <w:rPr>
          <w:rFonts w:ascii="Times New Roman" w:hAnsi="Times New Roman" w:cs="Times New Roman"/>
        </w:rPr>
        <w:br w:type="page"/>
      </w:r>
    </w:p>
    <w:p w14:paraId="63B8E458" w14:textId="3FDB9E9F" w:rsidR="00C85251" w:rsidRPr="00AD2CAA" w:rsidRDefault="00FB4730" w:rsidP="00706D60">
      <w:pPr>
        <w:rPr>
          <w:rFonts w:ascii="Times New Roman" w:hAnsi="Times New Roman" w:cs="Times New Roman"/>
        </w:rPr>
      </w:pPr>
      <w:r w:rsidRPr="00AD2CAA">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2FAEF36" wp14:editId="49D29E7F">
                <wp:simplePos x="0" y="0"/>
                <wp:positionH relativeFrom="page">
                  <wp:posOffset>360045</wp:posOffset>
                </wp:positionH>
                <wp:positionV relativeFrom="paragraph">
                  <wp:posOffset>-440690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2AECAF" id="Rectangle 12" o:spid="_x0000_s1026" alt="&quot;&quot;" style="position:absolute;margin-left:28.35pt;margin-top:-34.7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" filled="f" strokecolor="#390f26 [2404]" strokeweight="1.75pt">
                <v:stroke endcap="round"/>
                <w10:wrap anchorx="page"/>
              </v:rect>
            </w:pict>
          </mc:Fallback>
        </mc:AlternateContent>
      </w:r>
      <w:r w:rsidR="00E653C0" w:rsidRPr="00AD2CAA">
        <w:rPr>
          <w:rFonts w:ascii="Times New Roman" w:hAnsi="Times New Roman" w:cs="Times New Roman"/>
          <w:noProof/>
        </w:rPr>
        <w:drawing>
          <wp:anchor distT="0" distB="0" distL="114300" distR="114300" simplePos="0" relativeHeight="251675648" behindDoc="1" locked="0" layoutInCell="1" allowOverlap="1" wp14:anchorId="15FA5A1A" wp14:editId="1393B8AB">
            <wp:simplePos x="0" y="0"/>
            <wp:positionH relativeFrom="page">
              <wp:align>left</wp:align>
            </wp:positionH>
            <wp:positionV relativeFrom="paragraph">
              <wp:posOffset>-1173480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CE633" w14:textId="77777777" w:rsidR="00C85251" w:rsidRPr="00AD2CAA" w:rsidRDefault="00C85251" w:rsidP="00706D60">
      <w:pPr>
        <w:rPr>
          <w:rFonts w:ascii="Times New Roman" w:hAnsi="Times New Roman" w:cs="Times New Roman"/>
        </w:rPr>
      </w:pPr>
    </w:p>
    <w:p w14:paraId="3AB81163" w14:textId="77777777" w:rsidR="00C85251" w:rsidRPr="00AD2CAA" w:rsidRDefault="00C85251" w:rsidP="00706D60">
      <w:pPr>
        <w:rPr>
          <w:rFonts w:ascii="Times New Roman" w:hAnsi="Times New Roman" w:cs="Times New Roman"/>
        </w:rPr>
      </w:pPr>
    </w:p>
    <w:p w14:paraId="427FDB28" w14:textId="77777777" w:rsidR="00C85251" w:rsidRPr="00AD2CAA" w:rsidRDefault="00C85251" w:rsidP="00706D60">
      <w:pPr>
        <w:rPr>
          <w:rFonts w:ascii="Times New Roman" w:hAnsi="Times New Roman" w:cs="Times New Roman"/>
        </w:rPr>
      </w:pPr>
    </w:p>
    <w:p w14:paraId="3E075F5A" w14:textId="77777777" w:rsidR="00C85251" w:rsidRPr="00AD2CAA" w:rsidRDefault="00C85251" w:rsidP="00706D60">
      <w:pPr>
        <w:rPr>
          <w:rFonts w:ascii="Times New Roman" w:hAnsi="Times New Roman" w:cs="Times New Roman"/>
        </w:rPr>
      </w:pPr>
    </w:p>
    <w:p w14:paraId="3BE1E706" w14:textId="77777777" w:rsidR="00C85251" w:rsidRPr="00AD2CAA" w:rsidRDefault="00C85251" w:rsidP="00706D60">
      <w:pPr>
        <w:rPr>
          <w:rFonts w:ascii="Times New Roman" w:hAnsi="Times New Roman" w:cs="Times New Roman"/>
        </w:rPr>
      </w:pPr>
    </w:p>
    <w:p w14:paraId="64689729" w14:textId="77777777" w:rsidR="00C85251" w:rsidRPr="00AD2CAA" w:rsidRDefault="00C85251" w:rsidP="00706D60">
      <w:pPr>
        <w:rPr>
          <w:rFonts w:ascii="Times New Roman" w:hAnsi="Times New Roman" w:cs="Times New Roman"/>
        </w:rPr>
      </w:pPr>
    </w:p>
    <w:p w14:paraId="1B7BF2C3" w14:textId="77777777" w:rsidR="00706D60" w:rsidRPr="00AD2CAA" w:rsidRDefault="00706D60" w:rsidP="00706D60">
      <w:pPr>
        <w:rPr>
          <w:rFonts w:ascii="Times New Roman" w:hAnsi="Times New Roman" w:cs="Times New Roman"/>
        </w:rPr>
      </w:pPr>
    </w:p>
    <w:p w14:paraId="7D1CE7C5" w14:textId="77777777" w:rsidR="00706D60" w:rsidRPr="00AD2CAA" w:rsidRDefault="00706D60" w:rsidP="00706D60">
      <w:pPr>
        <w:rPr>
          <w:rFonts w:ascii="Times New Roman" w:hAnsi="Times New Roman" w:cs="Times New Roman"/>
        </w:rPr>
      </w:pPr>
    </w:p>
    <w:p w14:paraId="58F474F7" w14:textId="77777777" w:rsidR="00706D60" w:rsidRPr="00AD2CAA" w:rsidRDefault="00706D60" w:rsidP="00706D60">
      <w:pPr>
        <w:rPr>
          <w:rFonts w:ascii="Times New Roman" w:hAnsi="Times New Roman" w:cs="Times New Roman"/>
        </w:rPr>
      </w:pPr>
    </w:p>
    <w:p w14:paraId="35380012" w14:textId="77777777" w:rsidR="00C85251" w:rsidRPr="00AD2CAA" w:rsidRDefault="006E0513" w:rsidP="00706D60">
      <w:pPr>
        <w:pStyle w:val="Heading1"/>
        <w:rPr>
          <w:rFonts w:ascii="Times New Roman" w:hAnsi="Times New Roman" w:cs="Times New Roman"/>
        </w:rPr>
      </w:pPr>
      <w:bookmarkStart w:id="1" w:name="_Toc56233297"/>
      <w:r w:rsidRPr="00AD2CAA">
        <w:rPr>
          <w:rFonts w:ascii="Times New Roman" w:hAnsi="Times New Roman" w:cs="Times New Roman"/>
        </w:rPr>
        <w:t>Giới thiệu</w:t>
      </w:r>
      <w:r w:rsidR="00066CB2" w:rsidRPr="00AD2CAA">
        <w:rPr>
          <w:rFonts w:ascii="Times New Roman" w:hAnsi="Times New Roman" w:cs="Times New Roman"/>
        </w:rPr>
        <w:t xml:space="preserve"> (LỜI Mở Đầu)</w:t>
      </w:r>
      <w:bookmarkEnd w:id="1"/>
    </w:p>
    <w:p w14:paraId="4067924C" w14:textId="77777777" w:rsidR="001A70F2" w:rsidRPr="00B806DF" w:rsidRDefault="001A70F2" w:rsidP="00706D60">
      <w:pPr>
        <w:rPr>
          <w:rFonts w:ascii="Times New Roman" w:hAnsi="Times New Roman" w:cs="Times New Roman"/>
          <w:sz w:val="36"/>
          <w:szCs w:val="36"/>
        </w:rPr>
      </w:pPr>
    </w:p>
    <w:p w14:paraId="368339A4" w14:textId="77777777" w:rsidR="00B806DF" w:rsidRPr="00B806DF" w:rsidRDefault="00B806DF" w:rsidP="00B806DF">
      <w:pPr>
        <w:shd w:val="clear" w:color="auto" w:fill="FFFFFF"/>
        <w:spacing w:before="120" w:after="90" w:line="360" w:lineRule="auto"/>
        <w:jc w:val="left"/>
        <w:rPr>
          <w:rFonts w:ascii="Times New Roman" w:eastAsia="Times New Roman" w:hAnsi="Times New Roman" w:cs="Times New Roman"/>
          <w:color w:val="212121"/>
          <w:sz w:val="36"/>
          <w:szCs w:val="36"/>
        </w:rPr>
      </w:pPr>
      <w:r w:rsidRPr="00B806DF">
        <w:rPr>
          <w:rFonts w:ascii="Times New Roman" w:eastAsia="Times New Roman" w:hAnsi="Times New Roman" w:cs="Times New Roman"/>
          <w:color w:val="212121"/>
          <w:sz w:val="36"/>
          <w:szCs w:val="36"/>
        </w:rPr>
        <w:t>Lý do chọn đề tài</w:t>
      </w:r>
      <w:r w:rsidR="005C40A8" w:rsidRPr="00B806DF">
        <w:rPr>
          <w:rFonts w:ascii="Times New Roman" w:eastAsia="Times New Roman" w:hAnsi="Times New Roman" w:cs="Times New Roman"/>
          <w:color w:val="212121"/>
          <w:sz w:val="36"/>
          <w:szCs w:val="36"/>
        </w:rPr>
        <w:t>:</w:t>
      </w:r>
    </w:p>
    <w:p w14:paraId="396E2FEC" w14:textId="77777777" w:rsidR="00B806DF" w:rsidRPr="00B806DF" w:rsidRDefault="00B806DF" w:rsidP="00B806DF">
      <w:pPr>
        <w:pStyle w:val="ListParagraph"/>
        <w:numPr>
          <w:ilvl w:val="0"/>
          <w:numId w:val="26"/>
        </w:numPr>
        <w:shd w:val="clear" w:color="auto" w:fill="FFFFFF"/>
        <w:spacing w:before="120" w:after="90" w:line="360" w:lineRule="auto"/>
        <w:jc w:val="left"/>
        <w:rPr>
          <w:rFonts w:ascii="Times New Roman" w:eastAsia="Times New Roman" w:hAnsi="Times New Roman" w:cs="Times New Roman"/>
          <w:color w:val="212121"/>
          <w:sz w:val="26"/>
          <w:szCs w:val="26"/>
        </w:rPr>
      </w:pPr>
      <w:r w:rsidRPr="00B806DF">
        <w:rPr>
          <w:rFonts w:ascii="Times New Roman" w:hAnsi="Times New Roman" w:cs="Times New Roman"/>
          <w:sz w:val="26"/>
          <w:szCs w:val="26"/>
        </w:rPr>
        <w:t>Nhằm mục đích hiểu rõ hơn về trí tuệ nhân tạo và cách để ứng dụng nó vào chương trình máy tính:</w:t>
      </w:r>
    </w:p>
    <w:p w14:paraId="6C2BE942" w14:textId="77777777" w:rsidR="00B806DF" w:rsidRPr="00B806DF" w:rsidRDefault="00B806DF" w:rsidP="00B806DF">
      <w:pPr>
        <w:pStyle w:val="ListParagraph"/>
        <w:numPr>
          <w:ilvl w:val="2"/>
          <w:numId w:val="27"/>
        </w:numPr>
        <w:shd w:val="clear" w:color="auto" w:fill="FFFFFF"/>
        <w:spacing w:before="120" w:after="90" w:line="360" w:lineRule="auto"/>
        <w:jc w:val="left"/>
        <w:rPr>
          <w:rFonts w:ascii="Times New Roman" w:eastAsia="Times New Roman" w:hAnsi="Times New Roman" w:cs="Times New Roman"/>
          <w:color w:val="212121"/>
          <w:sz w:val="26"/>
          <w:szCs w:val="26"/>
        </w:rPr>
      </w:pPr>
      <w:r w:rsidRPr="00B806DF">
        <w:rPr>
          <w:rFonts w:ascii="Times New Roman" w:hAnsi="Times New Roman" w:cs="Times New Roman"/>
          <w:sz w:val="26"/>
          <w:szCs w:val="26"/>
        </w:rPr>
        <w:t>Tìm hiểu về học máy và dùng nó để làm một mô hình dự đoán.</w:t>
      </w:r>
    </w:p>
    <w:p w14:paraId="5D9C67B0" w14:textId="77777777" w:rsidR="00B806DF" w:rsidRPr="00B806DF" w:rsidRDefault="00B806DF" w:rsidP="00B806DF">
      <w:pPr>
        <w:pStyle w:val="ListParagraph"/>
        <w:numPr>
          <w:ilvl w:val="2"/>
          <w:numId w:val="27"/>
        </w:numPr>
        <w:shd w:val="clear" w:color="auto" w:fill="FFFFFF"/>
        <w:spacing w:before="120" w:after="90" w:line="360" w:lineRule="auto"/>
        <w:jc w:val="left"/>
        <w:rPr>
          <w:rFonts w:ascii="Times New Roman" w:eastAsia="Times New Roman" w:hAnsi="Times New Roman" w:cs="Times New Roman"/>
          <w:color w:val="212121"/>
          <w:sz w:val="24"/>
          <w:szCs w:val="24"/>
        </w:rPr>
      </w:pPr>
      <w:r w:rsidRPr="00B806DF">
        <w:rPr>
          <w:rFonts w:ascii="Times New Roman" w:hAnsi="Times New Roman" w:cs="Times New Roman"/>
          <w:sz w:val="26"/>
          <w:szCs w:val="26"/>
        </w:rPr>
        <w:t>Ứng dụng mô hình đó vào chương trình.</w:t>
      </w:r>
    </w:p>
    <w:p w14:paraId="5B3B34C0" w14:textId="77777777" w:rsidR="00B806DF" w:rsidRPr="00B806DF" w:rsidRDefault="00B806DF" w:rsidP="00B806DF">
      <w:pPr>
        <w:pStyle w:val="ListParagraph"/>
        <w:numPr>
          <w:ilvl w:val="1"/>
          <w:numId w:val="27"/>
        </w:numPr>
        <w:shd w:val="clear" w:color="auto" w:fill="FFFFFF"/>
        <w:spacing w:before="120" w:after="90" w:line="360" w:lineRule="auto"/>
        <w:jc w:val="left"/>
        <w:rPr>
          <w:rFonts w:ascii="Times New Roman" w:eastAsia="Times New Roman" w:hAnsi="Times New Roman" w:cs="Times New Roman"/>
          <w:color w:val="212121"/>
          <w:sz w:val="24"/>
          <w:szCs w:val="24"/>
        </w:rPr>
      </w:pPr>
      <w:r>
        <w:rPr>
          <w:rFonts w:ascii="Times New Roman" w:hAnsi="Times New Roman" w:cs="Times New Roman"/>
          <w:sz w:val="26"/>
          <w:szCs w:val="26"/>
        </w:rPr>
        <w:t>Tại sao lại chọn chữ viết tay?</w:t>
      </w:r>
    </w:p>
    <w:p w14:paraId="7DD1B8F4" w14:textId="77777777" w:rsidR="00681136" w:rsidRPr="00681136" w:rsidRDefault="00B806DF" w:rsidP="00B806DF">
      <w:pPr>
        <w:pStyle w:val="ListParagraph"/>
        <w:numPr>
          <w:ilvl w:val="2"/>
          <w:numId w:val="27"/>
        </w:numPr>
        <w:shd w:val="clear" w:color="auto" w:fill="FFFFFF"/>
        <w:spacing w:before="120" w:after="90" w:line="360" w:lineRule="auto"/>
        <w:jc w:val="left"/>
        <w:rPr>
          <w:rFonts w:ascii="Times New Roman" w:eastAsia="Times New Roman" w:hAnsi="Times New Roman" w:cs="Times New Roman"/>
          <w:color w:val="212121"/>
          <w:sz w:val="24"/>
          <w:szCs w:val="24"/>
        </w:rPr>
      </w:pPr>
      <w:r>
        <w:rPr>
          <w:rFonts w:ascii="Times New Roman" w:hAnsi="Times New Roman" w:cs="Times New Roman"/>
          <w:sz w:val="26"/>
          <w:szCs w:val="26"/>
        </w:rPr>
        <w:t>Vì ta đã có sẵn Dataset EMNIST (</w:t>
      </w:r>
      <w:hyperlink r:id="rId16" w:history="1">
        <w:r>
          <w:rPr>
            <w:rStyle w:val="Hyperlink"/>
          </w:rPr>
          <w:t>https://www.nist.gov/itl/products-and-services/emnist-dataset</w:t>
        </w:r>
      </w:hyperlink>
      <w:r>
        <w:t>)</w:t>
      </w:r>
    </w:p>
    <w:p w14:paraId="6ACCE36A" w14:textId="07C0B68E" w:rsidR="001A70F2" w:rsidRPr="00B806DF" w:rsidRDefault="00681136" w:rsidP="00B806DF">
      <w:pPr>
        <w:pStyle w:val="ListParagraph"/>
        <w:numPr>
          <w:ilvl w:val="2"/>
          <w:numId w:val="27"/>
        </w:numPr>
        <w:shd w:val="clear" w:color="auto" w:fill="FFFFFF"/>
        <w:spacing w:before="120" w:after="90" w:line="360" w:lineRule="auto"/>
        <w:jc w:val="left"/>
        <w:rPr>
          <w:rFonts w:ascii="Times New Roman" w:eastAsia="Times New Roman" w:hAnsi="Times New Roman" w:cs="Times New Roman"/>
          <w:color w:val="212121"/>
          <w:sz w:val="24"/>
          <w:szCs w:val="24"/>
        </w:rPr>
      </w:pPr>
      <w:r>
        <w:rPr>
          <w:rFonts w:ascii="Times New Roman" w:hAnsi="Times New Roman" w:cs="Times New Roman"/>
          <w:sz w:val="26"/>
          <w:szCs w:val="26"/>
        </w:rPr>
        <w:t>Là một bài toán kinh điển.</w:t>
      </w:r>
      <w:r w:rsidR="001A70F2" w:rsidRPr="00B806DF">
        <w:rPr>
          <w:rFonts w:ascii="Times New Roman" w:hAnsi="Times New Roman" w:cs="Times New Roman"/>
          <w:sz w:val="24"/>
          <w:szCs w:val="24"/>
        </w:rPr>
        <w:br w:type="page"/>
      </w:r>
    </w:p>
    <w:p w14:paraId="513D5237" w14:textId="77777777" w:rsidR="00D92464" w:rsidRPr="00AD2CAA" w:rsidRDefault="007A0513" w:rsidP="00706D60">
      <w:pPr>
        <w:pStyle w:val="Heading1"/>
        <w:rPr>
          <w:rFonts w:ascii="Times New Roman" w:hAnsi="Times New Roman" w:cs="Times New Roman"/>
        </w:rPr>
      </w:pPr>
      <w:bookmarkStart w:id="2" w:name="_Toc56233298"/>
      <w:r w:rsidRPr="00AD2CAA">
        <w:rPr>
          <w:rFonts w:ascii="Times New Roman" w:hAnsi="Times New Roman" w:cs="Times New Roman"/>
          <w:noProof/>
        </w:rPr>
        <w:lastRenderedPageBreak/>
        <w:drawing>
          <wp:anchor distT="0" distB="0" distL="114300" distR="114300" simplePos="0" relativeHeight="251678720" behindDoc="0" locked="0" layoutInCell="1" allowOverlap="1" wp14:anchorId="132765A9" wp14:editId="6973BAA4">
            <wp:simplePos x="0" y="0"/>
            <wp:positionH relativeFrom="column">
              <wp:posOffset>-447675</wp:posOffset>
            </wp:positionH>
            <wp:positionV relativeFrom="paragraph">
              <wp:posOffset>0</wp:posOffset>
            </wp:positionV>
            <wp:extent cx="1419225" cy="5524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19225" cy="552450"/>
                    </a:xfrm>
                    <a:prstGeom prst="rect">
                      <a:avLst/>
                    </a:prstGeom>
                  </pic:spPr>
                </pic:pic>
              </a:graphicData>
            </a:graphic>
          </wp:anchor>
        </w:drawing>
      </w:r>
      <w:r w:rsidR="006E0513" w:rsidRPr="00AD2CAA">
        <w:rPr>
          <w:rFonts w:ascii="Times New Roman" w:hAnsi="Times New Roman" w:cs="Times New Roman"/>
        </w:rPr>
        <w:t>Công cụ Tensorflow</w:t>
      </w:r>
      <w:bookmarkEnd w:id="2"/>
      <w:r w:rsidR="007E3246" w:rsidRPr="00AD2CAA">
        <w:rPr>
          <w:rFonts w:ascii="Times New Roman" w:hAnsi="Times New Roman" w:cs="Times New Roman"/>
        </w:rPr>
        <w:t xml:space="preserve"> </w:t>
      </w:r>
    </w:p>
    <w:p w14:paraId="3887F9CC" w14:textId="77777777" w:rsidR="00DF49F1" w:rsidRPr="00AD2CAA" w:rsidRDefault="006E0513" w:rsidP="00DF49F1">
      <w:pPr>
        <w:pStyle w:val="Heading2"/>
        <w:numPr>
          <w:ilvl w:val="0"/>
          <w:numId w:val="5"/>
        </w:numPr>
        <w:rPr>
          <w:rFonts w:ascii="Times New Roman" w:hAnsi="Times New Roman" w:cs="Times New Roman"/>
        </w:rPr>
      </w:pPr>
      <w:bookmarkStart w:id="3" w:name="_Toc56233299"/>
      <w:r w:rsidRPr="00AD2CAA">
        <w:rPr>
          <w:rFonts w:ascii="Times New Roman" w:hAnsi="Times New Roman" w:cs="Times New Roman"/>
        </w:rPr>
        <w:t>Nền tảng xây dựng Tool TensorFlow và khả năng hoạt động của nó</w:t>
      </w:r>
      <w:bookmarkEnd w:id="3"/>
    </w:p>
    <w:p w14:paraId="5386DD93" w14:textId="77777777" w:rsidR="001B6CF2" w:rsidRPr="00BB124C" w:rsidRDefault="00DF49F1" w:rsidP="001B6CF2">
      <w:pPr>
        <w:pStyle w:val="ListParagraph"/>
        <w:numPr>
          <w:ilvl w:val="0"/>
          <w:numId w:val="6"/>
        </w:numPr>
        <w:rPr>
          <w:rFonts w:ascii="Times New Roman" w:hAnsi="Times New Roman" w:cs="Times New Roman"/>
          <w:b/>
          <w:i/>
          <w:sz w:val="24"/>
          <w:szCs w:val="24"/>
          <w:u w:val="single"/>
        </w:rPr>
      </w:pPr>
      <w:r w:rsidRPr="00BB124C">
        <w:rPr>
          <w:rFonts w:ascii="Times New Roman" w:hAnsi="Times New Roman" w:cs="Times New Roman"/>
          <w:b/>
          <w:i/>
          <w:sz w:val="24"/>
          <w:szCs w:val="24"/>
          <w:u w:val="single"/>
        </w:rPr>
        <w:t>Nền tảng xây dựng:</w:t>
      </w:r>
    </w:p>
    <w:p w14:paraId="77EF41C4" w14:textId="77777777" w:rsidR="007E3246" w:rsidRPr="00BB124C" w:rsidRDefault="001B6CF2" w:rsidP="007E3246">
      <w:pPr>
        <w:pStyle w:val="ListParagraph"/>
        <w:numPr>
          <w:ilvl w:val="0"/>
          <w:numId w:val="8"/>
        </w:numPr>
        <w:jc w:val="left"/>
        <w:rPr>
          <w:rFonts w:ascii="Times New Roman" w:hAnsi="Times New Roman" w:cs="Times New Roman"/>
          <w:color w:val="000000" w:themeColor="text1"/>
          <w:sz w:val="24"/>
          <w:szCs w:val="24"/>
          <w:shd w:val="clear" w:color="auto" w:fill="FFFFFF"/>
        </w:rPr>
      </w:pPr>
      <w:r w:rsidRPr="00BB124C">
        <w:rPr>
          <w:rFonts w:ascii="Times New Roman" w:hAnsi="Times New Roman" w:cs="Times New Roman"/>
          <w:color w:val="000000" w:themeColor="text1"/>
          <w:sz w:val="24"/>
          <w:szCs w:val="24"/>
        </w:rPr>
        <w:t xml:space="preserve">TensorFlow là một nền tảng mã nguồn mở end-to-end dành cho </w:t>
      </w:r>
      <w:r w:rsidR="007E3246" w:rsidRPr="00BB124C">
        <w:rPr>
          <w:rFonts w:ascii="Times New Roman" w:hAnsi="Times New Roman" w:cs="Times New Roman"/>
          <w:color w:val="000000" w:themeColor="text1"/>
          <w:sz w:val="24"/>
          <w:szCs w:val="24"/>
        </w:rPr>
        <w:t xml:space="preserve">máy </w:t>
      </w:r>
      <w:r w:rsidRPr="00BB124C">
        <w:rPr>
          <w:rFonts w:ascii="Times New Roman" w:hAnsi="Times New Roman" w:cs="Times New Roman"/>
          <w:color w:val="000000" w:themeColor="text1"/>
          <w:sz w:val="24"/>
          <w:szCs w:val="24"/>
        </w:rPr>
        <w:t>họ</w:t>
      </w:r>
      <w:r w:rsidR="007E3246" w:rsidRPr="00BB124C">
        <w:rPr>
          <w:rFonts w:ascii="Times New Roman" w:hAnsi="Times New Roman" w:cs="Times New Roman"/>
          <w:color w:val="000000" w:themeColor="text1"/>
          <w:sz w:val="24"/>
          <w:szCs w:val="24"/>
        </w:rPr>
        <w:t>c</w:t>
      </w:r>
      <w:r w:rsidRPr="00BB124C">
        <w:rPr>
          <w:rFonts w:ascii="Times New Roman" w:hAnsi="Times New Roman" w:cs="Times New Roman"/>
          <w:color w:val="000000" w:themeColor="text1"/>
          <w:sz w:val="24"/>
          <w:szCs w:val="24"/>
        </w:rPr>
        <w:t>. Nó có một hệ sinh thái toàn diện, linh hoạt gồm các công cụ, thư viện và tài nguyên cộng đồng cho phép các nhà nghiên cứu đẩy mạnh tính năng hiện đại trong ML và các nhà phát triển dễ dàng xây dựng và triển khai các ứng dụng hỗ trợ ML</w:t>
      </w:r>
      <w:r w:rsidR="007E3246" w:rsidRPr="00BB124C">
        <w:rPr>
          <w:rFonts w:ascii="Times New Roman" w:hAnsi="Times New Roman" w:cs="Times New Roman"/>
          <w:color w:val="000000" w:themeColor="text1"/>
          <w:sz w:val="24"/>
          <w:szCs w:val="24"/>
        </w:rPr>
        <w:t>.</w:t>
      </w:r>
    </w:p>
    <w:p w14:paraId="30BAF597" w14:textId="77777777" w:rsidR="007E3246" w:rsidRPr="00BB124C" w:rsidRDefault="007E3246" w:rsidP="007E3246">
      <w:pPr>
        <w:pStyle w:val="ListParagraph"/>
        <w:numPr>
          <w:ilvl w:val="1"/>
          <w:numId w:val="11"/>
        </w:numPr>
        <w:rPr>
          <w:rFonts w:ascii="Times New Roman" w:hAnsi="Times New Roman" w:cs="Times New Roman"/>
          <w:sz w:val="24"/>
          <w:szCs w:val="24"/>
        </w:rPr>
      </w:pPr>
      <w:r w:rsidRPr="00BB124C">
        <w:rPr>
          <w:rFonts w:ascii="Times New Roman" w:hAnsi="Times New Roman" w:cs="Times New Roman"/>
          <w:sz w:val="24"/>
          <w:szCs w:val="24"/>
        </w:rPr>
        <w:t xml:space="preserve">Xây dựng mô hình dễ dàng: </w:t>
      </w:r>
      <w:r w:rsidRPr="00BB124C">
        <w:rPr>
          <w:rFonts w:ascii="Times New Roman" w:hAnsi="Times New Roman" w:cs="Times New Roman"/>
          <w:color w:val="616161"/>
          <w:sz w:val="24"/>
          <w:szCs w:val="24"/>
        </w:rPr>
        <w:t>Dễ dàng xây dựng và đào tạo các mô hình ML bằng cách sử dụng các API cấp cao trực quan như Keras với khả năng thực thi nhanh chóng, giúp lặp lại mô hình ngay lập tức và gỡ lỗi dễ dàng.</w:t>
      </w:r>
    </w:p>
    <w:p w14:paraId="0F6C5F3A" w14:textId="77777777" w:rsidR="007E3246" w:rsidRPr="00BB124C" w:rsidRDefault="007E3246" w:rsidP="007E3246">
      <w:pPr>
        <w:pStyle w:val="ListParagraph"/>
        <w:numPr>
          <w:ilvl w:val="1"/>
          <w:numId w:val="11"/>
        </w:numPr>
        <w:rPr>
          <w:rFonts w:ascii="Times New Roman" w:hAnsi="Times New Roman" w:cs="Times New Roman"/>
          <w:sz w:val="24"/>
          <w:szCs w:val="24"/>
        </w:rPr>
      </w:pPr>
      <w:r w:rsidRPr="00BB124C">
        <w:rPr>
          <w:rFonts w:ascii="Times New Roman" w:hAnsi="Times New Roman" w:cs="Times New Roman"/>
          <w:sz w:val="24"/>
          <w:szCs w:val="24"/>
        </w:rPr>
        <w:t xml:space="preserve">Sản xuất ML mạnh mẽ ở mọi nơi: </w:t>
      </w:r>
      <w:r w:rsidRPr="00BB124C">
        <w:rPr>
          <w:rFonts w:ascii="Times New Roman" w:hAnsi="Times New Roman" w:cs="Times New Roman"/>
          <w:color w:val="616161"/>
          <w:sz w:val="24"/>
          <w:szCs w:val="24"/>
        </w:rPr>
        <w:t>Dễ dàng xây dựng và đào tạo các mô hình ML bằng cách sử dụng các API cấp cao trực quan như Keras với khả năng thực thi nhanh chóng, giúp lặp lại mô hình ngay lập tức và gỡ lỗi dễ dàng.</w:t>
      </w:r>
    </w:p>
    <w:p w14:paraId="4B8DDE7B" w14:textId="77777777" w:rsidR="007E3246" w:rsidRPr="00BB124C" w:rsidRDefault="007E3246" w:rsidP="007E3246">
      <w:pPr>
        <w:pStyle w:val="ListParagraph"/>
        <w:numPr>
          <w:ilvl w:val="1"/>
          <w:numId w:val="11"/>
        </w:numPr>
        <w:rPr>
          <w:rFonts w:ascii="Times New Roman" w:hAnsi="Times New Roman" w:cs="Times New Roman"/>
          <w:sz w:val="24"/>
          <w:szCs w:val="24"/>
        </w:rPr>
      </w:pPr>
      <w:r w:rsidRPr="00BB124C">
        <w:rPr>
          <w:rFonts w:ascii="Times New Roman" w:hAnsi="Times New Roman" w:cs="Times New Roman"/>
          <w:sz w:val="24"/>
          <w:szCs w:val="24"/>
        </w:rPr>
        <w:t xml:space="preserve">Thử nghiệm mạnh mẽ để nghiên cứu: </w:t>
      </w:r>
      <w:r w:rsidRPr="00BB124C">
        <w:rPr>
          <w:rFonts w:ascii="Times New Roman" w:hAnsi="Times New Roman" w:cs="Times New Roman"/>
          <w:color w:val="616161"/>
          <w:sz w:val="24"/>
          <w:szCs w:val="24"/>
        </w:rPr>
        <w:t>Một kiến ​​trúc đơn giản và linh hoạt để đưa các ý tưởng mới từ khái niệm đến mã, đến các mô hình hiện đại và xuất bản nhanh hơn.</w:t>
      </w:r>
    </w:p>
    <w:p w14:paraId="1C9CE72F" w14:textId="77777777" w:rsidR="001B6CF2" w:rsidRPr="00BB124C" w:rsidRDefault="007E3246" w:rsidP="007E3246">
      <w:pPr>
        <w:jc w:val="left"/>
        <w:rPr>
          <w:rStyle w:val="Strong"/>
          <w:rFonts w:ascii="Times New Roman" w:hAnsi="Times New Roman" w:cs="Times New Roman"/>
          <w:b w:val="0"/>
          <w:bCs w:val="0"/>
          <w:color w:val="000000" w:themeColor="text1"/>
          <w:sz w:val="24"/>
          <w:szCs w:val="24"/>
          <w:shd w:val="clear" w:color="auto" w:fill="FFFFFF"/>
        </w:rPr>
      </w:pPr>
      <w:r w:rsidRPr="00BB124C">
        <w:rPr>
          <w:rFonts w:ascii="Times New Roman" w:hAnsi="Times New Roman" w:cs="Times New Roman"/>
          <w:color w:val="000000" w:themeColor="text1"/>
          <w:sz w:val="24"/>
          <w:szCs w:val="24"/>
        </w:rPr>
        <w:t>(</w:t>
      </w:r>
      <w:r w:rsidRPr="00BB124C">
        <w:rPr>
          <w:rFonts w:ascii="Times New Roman" w:hAnsi="Times New Roman" w:cs="Times New Roman"/>
          <w:color w:val="050505"/>
          <w:sz w:val="24"/>
          <w:szCs w:val="24"/>
          <w:shd w:val="clear" w:color="auto" w:fill="FFFFFF"/>
        </w:rPr>
        <w:t>Machine learning (viết tắt là ML): máy có khả năng thích nghi với các điều kiện môi trường xung quanh để rút trích ra các nguyên lý từ tri thức thu nhận được phục vụ cho việc ra quyết định.)</w:t>
      </w:r>
    </w:p>
    <w:p w14:paraId="4A5DA906" w14:textId="77777777" w:rsidR="00DF49F1" w:rsidRPr="00BB124C" w:rsidRDefault="00DF49F1" w:rsidP="00DF49F1">
      <w:pPr>
        <w:pStyle w:val="ListParagraph"/>
        <w:numPr>
          <w:ilvl w:val="0"/>
          <w:numId w:val="8"/>
        </w:numPr>
        <w:jc w:val="left"/>
        <w:rPr>
          <w:rFonts w:ascii="Times New Roman" w:hAnsi="Times New Roman" w:cs="Times New Roman"/>
          <w:color w:val="222222"/>
          <w:sz w:val="24"/>
          <w:szCs w:val="24"/>
          <w:shd w:val="clear" w:color="auto" w:fill="FFFFFF"/>
        </w:rPr>
      </w:pPr>
      <w:r w:rsidRPr="00BB124C">
        <w:rPr>
          <w:rStyle w:val="Strong"/>
          <w:rFonts w:ascii="Times New Roman" w:hAnsi="Times New Roman" w:cs="Times New Roman"/>
          <w:i/>
          <w:iCs/>
          <w:color w:val="222222"/>
          <w:sz w:val="24"/>
          <w:szCs w:val="24"/>
          <w:shd w:val="clear" w:color="auto" w:fill="FFFFFF"/>
        </w:rPr>
        <w:t>Tensorflow là gì?</w:t>
      </w:r>
      <w:r w:rsidRPr="00BB124C">
        <w:rPr>
          <w:rFonts w:ascii="Times New Roman" w:hAnsi="Times New Roman" w:cs="Times New Roman"/>
          <w:color w:val="222222"/>
          <w:sz w:val="24"/>
          <w:szCs w:val="24"/>
          <w:shd w:val="clear" w:color="auto" w:fill="FFFFFF"/>
        </w:rPr>
        <w:t> – Với sự bùng nổ của lĩnh vực </w:t>
      </w:r>
      <w:hyperlink r:id="rId18" w:tgtFrame="_blank" w:history="1">
        <w:r w:rsidRPr="00BB124C">
          <w:rPr>
            <w:rStyle w:val="Hyperlink"/>
            <w:rFonts w:ascii="Times New Roman" w:hAnsi="Times New Roman" w:cs="Times New Roman"/>
            <w:color w:val="000000" w:themeColor="text1"/>
            <w:sz w:val="24"/>
            <w:szCs w:val="24"/>
            <w:u w:val="none"/>
            <w:shd w:val="clear" w:color="auto" w:fill="FFFFFF"/>
          </w:rPr>
          <w:t>Trí Tuệ Nhân Tạo – A.I.</w:t>
        </w:r>
      </w:hyperlink>
      <w:r w:rsidRPr="00BB124C">
        <w:rPr>
          <w:rFonts w:ascii="Times New Roman" w:hAnsi="Times New Roman" w:cs="Times New Roman"/>
          <w:color w:val="222222"/>
          <w:sz w:val="24"/>
          <w:szCs w:val="24"/>
          <w:shd w:val="clear" w:color="auto" w:fill="FFFFFF"/>
        </w:rPr>
        <w:t> trong thập kỷ vừa qua, machine learning và deep learning rõ ràng cũng phát triển theo cùng. Và ở thời điểm hiện tại, </w:t>
      </w:r>
      <w:hyperlink r:id="rId19" w:tgtFrame="_blank" w:history="1">
        <w:r w:rsidRPr="00BB124C">
          <w:rPr>
            <w:rStyle w:val="Hyperlink"/>
            <w:rFonts w:ascii="Times New Roman" w:hAnsi="Times New Roman" w:cs="Times New Roman"/>
            <w:color w:val="000000" w:themeColor="text1"/>
            <w:sz w:val="24"/>
            <w:szCs w:val="24"/>
            <w:u w:val="none"/>
            <w:shd w:val="clear" w:color="auto" w:fill="FFFFFF"/>
          </w:rPr>
          <w:t>TensorFlow</w:t>
        </w:r>
      </w:hyperlink>
      <w:r w:rsidRPr="00BB124C">
        <w:rPr>
          <w:rFonts w:ascii="Times New Roman" w:hAnsi="Times New Roman" w:cs="Times New Roman"/>
          <w:color w:val="222222"/>
          <w:sz w:val="24"/>
          <w:szCs w:val="24"/>
          <w:shd w:val="clear" w:color="auto" w:fill="FFFFFF"/>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w:t>
      </w:r>
    </w:p>
    <w:p w14:paraId="062A38CE" w14:textId="77777777" w:rsidR="00DF49F1" w:rsidRPr="00BB124C" w:rsidRDefault="00DF49F1" w:rsidP="00DF49F1">
      <w:pPr>
        <w:pStyle w:val="ListParagraph"/>
        <w:numPr>
          <w:ilvl w:val="0"/>
          <w:numId w:val="8"/>
        </w:numPr>
        <w:jc w:val="left"/>
        <w:rPr>
          <w:rFonts w:ascii="Times New Roman" w:hAnsi="Times New Roman" w:cs="Times New Roman"/>
          <w:color w:val="222222"/>
          <w:sz w:val="24"/>
          <w:szCs w:val="24"/>
          <w:shd w:val="clear" w:color="auto" w:fill="FFFFFF"/>
        </w:rPr>
      </w:pPr>
      <w:r w:rsidRPr="00BB124C">
        <w:rPr>
          <w:rFonts w:ascii="Times New Roman" w:hAnsi="Times New Roman" w:cs="Times New Roman"/>
          <w:b/>
          <w:bCs/>
          <w:i/>
          <w:iCs/>
          <w:color w:val="222222"/>
          <w:sz w:val="24"/>
          <w:szCs w:val="24"/>
          <w:shd w:val="clear" w:color="auto" w:fill="FFFFFF"/>
        </w:rPr>
        <w:t>TensorFlow</w:t>
      </w:r>
      <w:r w:rsidRPr="00BB124C">
        <w:rPr>
          <w:rFonts w:ascii="Times New Roman" w:hAnsi="Times New Roman" w:cs="Times New Roman"/>
          <w:color w:val="222222"/>
          <w:sz w:val="24"/>
          <w:szCs w:val="24"/>
          <w:shd w:val="clear" w:color="auto" w:fill="FFFFFF"/>
        </w:rPr>
        <w:t xml:space="preserve"> 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1CD1E059" w14:textId="77777777" w:rsidR="007A0513" w:rsidRPr="00BB124C" w:rsidRDefault="00DF49F1" w:rsidP="007A0513">
      <w:pPr>
        <w:pStyle w:val="ListParagraph"/>
        <w:numPr>
          <w:ilvl w:val="0"/>
          <w:numId w:val="8"/>
        </w:numPr>
        <w:jc w:val="left"/>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TensorFlow 2.0, được ra mắt vào tháng 10 năm 2019, cải tiến framework theo nhiều cách dựa trên phản hồi của người dùng, để dễ dàng và hiệu quả hơn khi làm việc cùng nó (ví dụ: bằng cách sử dụng các Keras API liên quan đơn giản cho việc train model). Train phân tán dễ chạy hơn nhờ vào API mới và sự hỗ trợ cho TensorFlow Lite cho phép triển khai các mô hình trên khá nhiều nền tảng khác nhau. Tuy nhiên, nếu đã viết code trên các phiên bản trước đó của TensorFlow thì bạn phải viết lại, đôi lúc 1 ít, đôi lúc cũng khá đáng kể, để tận dụng tối đa các tính năng mới của TensorFlow 2.0. </w:t>
      </w:r>
    </w:p>
    <w:p w14:paraId="3A9881EF" w14:textId="77777777" w:rsidR="00DF49F1" w:rsidRPr="00BB124C" w:rsidRDefault="00DF49F1" w:rsidP="00DF49F1">
      <w:pPr>
        <w:pStyle w:val="ListParagraph"/>
        <w:rPr>
          <w:rFonts w:ascii="Times New Roman" w:hAnsi="Times New Roman" w:cs="Times New Roman"/>
          <w:sz w:val="24"/>
          <w:szCs w:val="24"/>
        </w:rPr>
      </w:pPr>
    </w:p>
    <w:p w14:paraId="07BD923B" w14:textId="77777777" w:rsidR="00DF49F1" w:rsidRPr="00BB124C" w:rsidRDefault="00DF49F1" w:rsidP="00DF49F1">
      <w:pPr>
        <w:pStyle w:val="ListParagraph"/>
        <w:numPr>
          <w:ilvl w:val="0"/>
          <w:numId w:val="6"/>
        </w:numPr>
        <w:rPr>
          <w:rFonts w:ascii="Times New Roman" w:hAnsi="Times New Roman" w:cs="Times New Roman"/>
          <w:b/>
          <w:i/>
          <w:sz w:val="24"/>
          <w:szCs w:val="24"/>
          <w:u w:val="single"/>
        </w:rPr>
      </w:pPr>
      <w:r w:rsidRPr="00BB124C">
        <w:rPr>
          <w:rFonts w:ascii="Times New Roman" w:hAnsi="Times New Roman" w:cs="Times New Roman"/>
          <w:b/>
          <w:i/>
          <w:sz w:val="24"/>
          <w:szCs w:val="24"/>
          <w:u w:val="single"/>
        </w:rPr>
        <w:lastRenderedPageBreak/>
        <w:t>Khả năng hoạt động:</w:t>
      </w:r>
    </w:p>
    <w:p w14:paraId="0E9FA433" w14:textId="77777777" w:rsidR="001B6CF2" w:rsidRPr="00BB124C" w:rsidRDefault="001B6CF2" w:rsidP="001B6CF2">
      <w:pPr>
        <w:pStyle w:val="ListParagraph"/>
        <w:numPr>
          <w:ilvl w:val="0"/>
          <w:numId w:val="9"/>
        </w:numPr>
        <w:jc w:val="left"/>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1D6AE5F0" w14:textId="77777777" w:rsidR="001B6CF2" w:rsidRPr="00BB124C" w:rsidRDefault="001B6CF2" w:rsidP="001B6CF2">
      <w:pPr>
        <w:pStyle w:val="ListParagraph"/>
        <w:numPr>
          <w:ilvl w:val="0"/>
          <w:numId w:val="9"/>
        </w:numPr>
        <w:jc w:val="left"/>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TensorFlow cho phép các lập trình viên tạo ra dataflow graph, cấu trúc mô tả làm thế nào dữ liệu có thể di chuyển qua 1 biểu đồ, hay 1 sê-ri các node đang xử lý. Mỗi node trong đồ thị đại diện 1 operation toán học, và mỗi kết nối hay edge giữa các node là 1 mảng dữ liệu đa chiều, hay còn được gọi là ‘tensor’.</w:t>
      </w:r>
    </w:p>
    <w:p w14:paraId="2903DE83" w14:textId="77777777" w:rsidR="001B6CF2" w:rsidRPr="00BB124C" w:rsidRDefault="001B6CF2" w:rsidP="001B6CF2">
      <w:pPr>
        <w:pStyle w:val="ListParagraph"/>
        <w:numPr>
          <w:ilvl w:val="0"/>
          <w:numId w:val="9"/>
        </w:numPr>
        <w:jc w:val="left"/>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TensorFlow cung cấp tất cả những điều này cho lập trình viên theo phương thức của ngôn ngữ Python. Vì Python khá dễ học và làm việc, ngoài ra còn cung cấp nhiều cách tiện lợi để ta hiểu được làm thế nào các high-level abstractions có thể kết hợp cùng nhau. Node và tensor trong TensorFlow là các đối tượng Python, và các ứng dụng TensorFlow bản thân chúng cũng là các ứng dụng Python.</w:t>
      </w:r>
    </w:p>
    <w:p w14:paraId="147C1585" w14:textId="77777777" w:rsidR="001B6CF2" w:rsidRPr="00BB124C" w:rsidRDefault="001B6CF2" w:rsidP="00D93039">
      <w:pPr>
        <w:pStyle w:val="ListParagraph"/>
        <w:numPr>
          <w:ilvl w:val="0"/>
          <w:numId w:val="9"/>
        </w:numPr>
        <w:jc w:val="left"/>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Các operation toán học thực sự thì không được thi hành bằng Python. Các thư viện biến đổi có sẵn thông qua TensorFlow được viết bằng các binary C++ hiệu suất cao. Python chỉ điều hướng lưu lượng giữa các phần và cung cấp các high-level abstraction lập trình để nối chúng lại với nhau.</w:t>
      </w:r>
    </w:p>
    <w:p w14:paraId="77523F31" w14:textId="77777777" w:rsidR="001B6CF2" w:rsidRPr="00AD2CAA" w:rsidRDefault="001B6CF2" w:rsidP="001B6CF2">
      <w:pPr>
        <w:pStyle w:val="ListParagraph"/>
        <w:rPr>
          <w:rFonts w:ascii="Times New Roman" w:hAnsi="Times New Roman" w:cs="Times New Roman"/>
        </w:rPr>
      </w:pPr>
    </w:p>
    <w:p w14:paraId="294F3DA1" w14:textId="6D2BC328" w:rsidR="00BB124C" w:rsidRDefault="00DF49F1" w:rsidP="00BB124C">
      <w:pPr>
        <w:pStyle w:val="Heading2"/>
        <w:numPr>
          <w:ilvl w:val="0"/>
          <w:numId w:val="5"/>
        </w:numPr>
        <w:spacing w:line="360" w:lineRule="auto"/>
        <w:rPr>
          <w:ins w:id="4" w:author="Author"/>
          <w:rFonts w:ascii="Times New Roman" w:hAnsi="Times New Roman" w:cs="Times New Roman"/>
        </w:rPr>
      </w:pPr>
      <w:bookmarkStart w:id="5" w:name="_Toc56233300"/>
      <w:r w:rsidRPr="00AD2CAA">
        <w:rPr>
          <w:rFonts w:ascii="Times New Roman" w:hAnsi="Times New Roman" w:cs="Times New Roman"/>
        </w:rPr>
        <w:t>Các hỗ trợ từ Tool TensorFlow (hàm, chức năng, cách sử dụng)</w:t>
      </w:r>
      <w:bookmarkEnd w:id="5"/>
    </w:p>
    <w:p w14:paraId="0627F8E1" w14:textId="77777777" w:rsidR="006032A2" w:rsidRDefault="006032A2" w:rsidP="00383B62">
      <w:pPr>
        <w:pStyle w:val="ListParagraph"/>
        <w:numPr>
          <w:ilvl w:val="0"/>
          <w:numId w:val="13"/>
        </w:numPr>
        <w:rPr>
          <w:ins w:id="6" w:author="Author"/>
          <w:rFonts w:ascii="Times New Roman" w:hAnsi="Times New Roman" w:cs="Times New Roman"/>
          <w:sz w:val="24"/>
          <w:szCs w:val="24"/>
        </w:rPr>
        <w:sectPr w:rsidR="006032A2" w:rsidSect="00FB4730">
          <w:headerReference w:type="even" r:id="rId20"/>
          <w:headerReference w:type="default" r:id="rId21"/>
          <w:footerReference w:type="even" r:id="rId22"/>
          <w:footerReference w:type="default" r:id="rId23"/>
          <w:pgSz w:w="11909" w:h="16834" w:code="9"/>
          <w:pgMar w:top="1440" w:right="1440" w:bottom="1440" w:left="1440" w:header="720" w:footer="720" w:gutter="0"/>
          <w:cols w:space="720"/>
          <w:titlePg/>
          <w:docGrid w:linePitch="360"/>
        </w:sectPr>
      </w:pPr>
    </w:p>
    <w:p w14:paraId="17F5AA94" w14:textId="649A8962" w:rsidR="00383B62" w:rsidRPr="00BB124C" w:rsidRDefault="006032A2" w:rsidP="00383B62">
      <w:pPr>
        <w:pStyle w:val="ListParagraph"/>
        <w:numPr>
          <w:ilvl w:val="0"/>
          <w:numId w:val="13"/>
        </w:numPr>
        <w:rPr>
          <w:rFonts w:ascii="Times New Roman" w:hAnsi="Times New Roman" w:cs="Times New Roman"/>
          <w:sz w:val="24"/>
          <w:szCs w:val="24"/>
        </w:rPr>
      </w:pPr>
      <w:r w:rsidRPr="00BB124C">
        <w:rPr>
          <w:rFonts w:ascii="Times New Roman" w:hAnsi="Times New Roman" w:cs="Times New Roman"/>
          <w:noProof/>
          <w:sz w:val="24"/>
          <w:szCs w:val="24"/>
        </w:rPr>
        <w:lastRenderedPageBreak/>
        <w:drawing>
          <wp:anchor distT="0" distB="0" distL="114300" distR="114300" simplePos="0" relativeHeight="251689984" behindDoc="1" locked="0" layoutInCell="1" allowOverlap="1" wp14:anchorId="79049972" wp14:editId="2ABA4523">
            <wp:simplePos x="0" y="0"/>
            <wp:positionH relativeFrom="column">
              <wp:posOffset>341065</wp:posOffset>
            </wp:positionH>
            <wp:positionV relativeFrom="paragraph">
              <wp:posOffset>236185</wp:posOffset>
            </wp:positionV>
            <wp:extent cx="2823845" cy="1333500"/>
            <wp:effectExtent l="0" t="0" r="0" b="0"/>
            <wp:wrapTight wrapText="bothSides">
              <wp:wrapPolygon edited="0">
                <wp:start x="0" y="0"/>
                <wp:lineTo x="0" y="21291"/>
                <wp:lineTo x="21420" y="21291"/>
                <wp:lineTo x="2142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23845" cy="1333500"/>
                    </a:xfrm>
                    <a:prstGeom prst="rect">
                      <a:avLst/>
                    </a:prstGeom>
                  </pic:spPr>
                </pic:pic>
              </a:graphicData>
            </a:graphic>
          </wp:anchor>
        </w:drawing>
      </w:r>
      <w:r w:rsidR="00383B62" w:rsidRPr="00BB124C">
        <w:rPr>
          <w:rFonts w:ascii="Times New Roman" w:hAnsi="Times New Roman" w:cs="Times New Roman"/>
          <w:sz w:val="24"/>
          <w:szCs w:val="24"/>
        </w:rPr>
        <w:t>Colab:</w:t>
      </w:r>
      <w:r w:rsidR="00383B62" w:rsidRPr="00BB124C">
        <w:rPr>
          <w:rFonts w:ascii="Times New Roman" w:hAnsi="Times New Roman" w:cs="Times New Roman"/>
          <w:noProof/>
          <w:sz w:val="24"/>
          <w:szCs w:val="24"/>
        </w:rPr>
        <w:t xml:space="preserve"> </w:t>
      </w:r>
    </w:p>
    <w:p w14:paraId="469DB167" w14:textId="0AC938F3" w:rsidR="00383B62" w:rsidRPr="00BB124C" w:rsidRDefault="00383B62" w:rsidP="00383B62">
      <w:pPr>
        <w:pStyle w:val="ListParagraph"/>
        <w:rPr>
          <w:rFonts w:ascii="Times New Roman" w:hAnsi="Times New Roman" w:cs="Times New Roman"/>
          <w:sz w:val="24"/>
          <w:szCs w:val="24"/>
        </w:rPr>
      </w:pPr>
      <w:r w:rsidRPr="00BB124C">
        <w:rPr>
          <w:rFonts w:ascii="Times New Roman" w:hAnsi="Times New Roman" w:cs="Times New Roman"/>
          <w:sz w:val="24"/>
          <w:szCs w:val="24"/>
        </w:rPr>
        <w:t xml:space="preserve"> </w:t>
      </w:r>
    </w:p>
    <w:p w14:paraId="2AAB9AC1" w14:textId="2E4D9DF2" w:rsidR="00383B62" w:rsidRPr="00BB124C" w:rsidRDefault="00383B62" w:rsidP="00383B62">
      <w:pPr>
        <w:rPr>
          <w:rFonts w:ascii="Times New Roman" w:hAnsi="Times New Roman" w:cs="Times New Roman"/>
          <w:b/>
          <w:sz w:val="24"/>
          <w:szCs w:val="24"/>
        </w:rPr>
      </w:pPr>
      <w:r w:rsidRPr="00BB124C">
        <w:rPr>
          <w:rFonts w:ascii="Times New Roman" w:hAnsi="Times New Roman" w:cs="Times New Roman"/>
          <w:b/>
          <w:sz w:val="24"/>
          <w:szCs w:val="24"/>
        </w:rPr>
        <w:br/>
        <w:t>Colaboratory là gì?</w:t>
      </w:r>
    </w:p>
    <w:p w14:paraId="145CABE4" w14:textId="77777777" w:rsidR="00383B62" w:rsidRPr="00BB124C" w:rsidRDefault="00383B62" w:rsidP="00383B62">
      <w:pPr>
        <w:pStyle w:val="NormalWeb"/>
        <w:shd w:val="clear" w:color="auto" w:fill="FFFFFF"/>
        <w:spacing w:before="120" w:beforeAutospacing="0" w:after="90" w:afterAutospacing="0"/>
        <w:rPr>
          <w:color w:val="212121"/>
        </w:rPr>
      </w:pPr>
      <w:r w:rsidRPr="00BB124C">
        <w:rPr>
          <w:color w:val="212121"/>
        </w:rPr>
        <w:t>Colaboratory (gọi tắt là "Colab") cho phép bạn viết và thực thi Python trong trình duyệt với các lợi ích sau:</w:t>
      </w:r>
    </w:p>
    <w:p w14:paraId="423B1222" w14:textId="77777777" w:rsidR="00383B62" w:rsidRPr="00BB124C" w:rsidRDefault="00383B62" w:rsidP="00383B62">
      <w:pPr>
        <w:numPr>
          <w:ilvl w:val="0"/>
          <w:numId w:val="12"/>
        </w:numPr>
        <w:shd w:val="clear" w:color="auto" w:fill="FFFFFF"/>
        <w:spacing w:before="100" w:beforeAutospacing="1" w:after="100" w:afterAutospacing="1" w:line="240" w:lineRule="auto"/>
        <w:jc w:val="left"/>
        <w:rPr>
          <w:rFonts w:ascii="Times New Roman" w:hAnsi="Times New Roman" w:cs="Times New Roman"/>
          <w:color w:val="212121"/>
          <w:sz w:val="24"/>
          <w:szCs w:val="24"/>
        </w:rPr>
      </w:pPr>
      <w:r w:rsidRPr="00BB124C">
        <w:rPr>
          <w:rFonts w:ascii="Times New Roman" w:hAnsi="Times New Roman" w:cs="Times New Roman"/>
          <w:color w:val="212121"/>
          <w:sz w:val="24"/>
          <w:szCs w:val="24"/>
        </w:rPr>
        <w:t>Không yêu cầu cấu hình</w:t>
      </w:r>
    </w:p>
    <w:p w14:paraId="6F33870D" w14:textId="02F6E97E" w:rsidR="00383B62" w:rsidRPr="00BB124C" w:rsidRDefault="00383B62" w:rsidP="00383B62">
      <w:pPr>
        <w:numPr>
          <w:ilvl w:val="0"/>
          <w:numId w:val="12"/>
        </w:numPr>
        <w:shd w:val="clear" w:color="auto" w:fill="FFFFFF"/>
        <w:spacing w:before="100" w:beforeAutospacing="1" w:after="100" w:afterAutospacing="1" w:line="240" w:lineRule="auto"/>
        <w:jc w:val="left"/>
        <w:rPr>
          <w:rFonts w:ascii="Times New Roman" w:hAnsi="Times New Roman" w:cs="Times New Roman"/>
          <w:color w:val="212121"/>
          <w:sz w:val="24"/>
          <w:szCs w:val="24"/>
        </w:rPr>
      </w:pPr>
      <w:r w:rsidRPr="00BB124C">
        <w:rPr>
          <w:rFonts w:ascii="Times New Roman" w:hAnsi="Times New Roman" w:cs="Times New Roman"/>
          <w:color w:val="212121"/>
          <w:sz w:val="24"/>
          <w:szCs w:val="24"/>
        </w:rPr>
        <w:t>Sử dụng miễn phí GPU</w:t>
      </w:r>
      <w:ins w:id="7" w:author="Author">
        <w:r w:rsidR="006032A2">
          <w:rPr>
            <w:rFonts w:ascii="Times New Roman" w:hAnsi="Times New Roman" w:cs="Times New Roman"/>
            <w:color w:val="212121"/>
            <w:sz w:val="24"/>
            <w:szCs w:val="24"/>
          </w:rPr>
          <w:t xml:space="preserve"> </w:t>
        </w:r>
      </w:ins>
      <w:r w:rsidRPr="00BB124C">
        <w:rPr>
          <w:rFonts w:ascii="Times New Roman" w:hAnsi="Times New Roman" w:cs="Times New Roman"/>
          <w:color w:val="202124"/>
          <w:sz w:val="24"/>
          <w:szCs w:val="24"/>
          <w:shd w:val="clear" w:color="auto" w:fill="FFFFFF"/>
        </w:rPr>
        <w:t>(Graphics Processing Unit – bộ xử lý đồ họa)</w:t>
      </w:r>
    </w:p>
    <w:p w14:paraId="3E27DBDE" w14:textId="1C236B7A" w:rsidR="006032A2" w:rsidRDefault="00383B62" w:rsidP="00E15A34">
      <w:pPr>
        <w:numPr>
          <w:ilvl w:val="0"/>
          <w:numId w:val="12"/>
        </w:numPr>
        <w:shd w:val="clear" w:color="auto" w:fill="FFFFFF"/>
        <w:spacing w:before="100" w:beforeAutospacing="1" w:after="100" w:afterAutospacing="1" w:line="240" w:lineRule="auto"/>
        <w:jc w:val="left"/>
        <w:rPr>
          <w:ins w:id="8" w:author="Author"/>
          <w:rFonts w:ascii="Times New Roman" w:hAnsi="Times New Roman" w:cs="Times New Roman"/>
          <w:color w:val="212121"/>
          <w:sz w:val="24"/>
          <w:szCs w:val="24"/>
        </w:rPr>
        <w:pPrChange w:id="9" w:author="Author">
          <w:pPr/>
        </w:pPrChange>
      </w:pPr>
      <w:r w:rsidRPr="00BB124C">
        <w:rPr>
          <w:rFonts w:ascii="Times New Roman" w:hAnsi="Times New Roman" w:cs="Times New Roman"/>
          <w:color w:val="212121"/>
          <w:sz w:val="24"/>
          <w:szCs w:val="24"/>
        </w:rPr>
        <w:t>Chia sẻ dễ dàng</w:t>
      </w:r>
    </w:p>
    <w:p w14:paraId="3BDB02D9" w14:textId="77777777" w:rsidR="006032A2" w:rsidRDefault="006032A2" w:rsidP="00E15A34">
      <w:pPr>
        <w:shd w:val="clear" w:color="auto" w:fill="FFFFFF"/>
        <w:spacing w:before="100" w:beforeAutospacing="1" w:after="100" w:afterAutospacing="1" w:line="240" w:lineRule="auto"/>
        <w:jc w:val="left"/>
        <w:rPr>
          <w:ins w:id="10" w:author="Author"/>
          <w:rFonts w:ascii="Times New Roman" w:hAnsi="Times New Roman" w:cs="Times New Roman"/>
          <w:color w:val="212121"/>
          <w:sz w:val="24"/>
          <w:szCs w:val="24"/>
          <w:shd w:val="clear" w:color="auto" w:fill="FFFFFF"/>
        </w:rPr>
        <w:sectPr w:rsidR="006032A2" w:rsidSect="00E15A34">
          <w:type w:val="continuous"/>
          <w:pgSz w:w="11909" w:h="16834" w:code="9"/>
          <w:pgMar w:top="1440" w:right="1440" w:bottom="1440" w:left="1440" w:header="720" w:footer="720" w:gutter="0"/>
          <w:cols w:num="2" w:space="965"/>
          <w:titlePg/>
          <w:docGrid w:linePitch="360"/>
          <w:sectPrChange w:id="11" w:author="Author">
            <w:sectPr w:rsidR="006032A2" w:rsidSect="00E15A34">
              <w:pgMar w:top="1440" w:right="1440" w:bottom="1440" w:left="1440" w:header="720" w:footer="720" w:gutter="0"/>
              <w:cols w:num="1" w:space="720"/>
            </w:sectPr>
          </w:sectPrChange>
        </w:sectPr>
        <w:pPrChange w:id="12" w:author="Author">
          <w:pPr>
            <w:shd w:val="clear" w:color="auto" w:fill="FFFFFF"/>
            <w:spacing w:before="100" w:beforeAutospacing="1" w:after="100" w:afterAutospacing="1" w:line="240" w:lineRule="auto"/>
            <w:jc w:val="left"/>
          </w:pPr>
        </w:pPrChange>
      </w:pPr>
    </w:p>
    <w:p w14:paraId="15DED69A" w14:textId="468372E1" w:rsidR="006032A2" w:rsidRDefault="006032A2" w:rsidP="00E15A34">
      <w:pPr>
        <w:shd w:val="clear" w:color="auto" w:fill="FFFFFF"/>
        <w:spacing w:before="100" w:beforeAutospacing="1" w:after="100" w:afterAutospacing="1" w:line="240" w:lineRule="auto"/>
        <w:jc w:val="left"/>
        <w:rPr>
          <w:ins w:id="13" w:author="Author"/>
          <w:rFonts w:ascii="Times New Roman" w:hAnsi="Times New Roman" w:cs="Times New Roman"/>
          <w:color w:val="212121"/>
          <w:sz w:val="24"/>
          <w:szCs w:val="24"/>
          <w:shd w:val="clear" w:color="auto" w:fill="FFFFFF"/>
        </w:rPr>
        <w:pPrChange w:id="14" w:author="Author">
          <w:pPr/>
        </w:pPrChange>
      </w:pPr>
      <w:ins w:id="15" w:author="Author">
        <w:r w:rsidRPr="00E15A34">
          <w:rPr>
            <w:rFonts w:ascii="Times New Roman" w:hAnsi="Times New Roman" w:cs="Times New Roman"/>
            <w:color w:val="212121"/>
            <w:sz w:val="24"/>
            <w:szCs w:val="24"/>
            <w:shd w:val="clear" w:color="auto" w:fill="FFFFFF"/>
            <w:rPrChange w:id="16" w:author="Author">
              <w:rPr>
                <w:shd w:val="clear" w:color="auto" w:fill="FFFFFF"/>
              </w:rPr>
            </w:rPrChange>
          </w:rPr>
          <w:lastRenderedPageBreak/>
          <w:t>Với Colab, bạn có thể khai thác toàn bộ sức mạnh của các thư viện Python phổ biến để phân tích và trực quan hóa dữ liệu. Ô chứa mã ở bên dưới sử dụng </w:t>
        </w:r>
        <w:r w:rsidRPr="00E15A34">
          <w:rPr>
            <w:rStyle w:val="Strong"/>
            <w:rFonts w:ascii="Times New Roman" w:hAnsi="Times New Roman" w:cs="Times New Roman"/>
            <w:color w:val="212121"/>
            <w:sz w:val="24"/>
            <w:szCs w:val="24"/>
            <w:shd w:val="clear" w:color="auto" w:fill="FFFFFF"/>
            <w:rPrChange w:id="17" w:author="Author">
              <w:rPr>
                <w:rStyle w:val="Strong"/>
                <w:rFonts w:ascii="Times New Roman" w:hAnsi="Times New Roman" w:cs="Times New Roman"/>
                <w:color w:val="212121"/>
                <w:sz w:val="24"/>
                <w:szCs w:val="24"/>
                <w:shd w:val="clear" w:color="auto" w:fill="FFFFFF"/>
              </w:rPr>
            </w:rPrChange>
          </w:rPr>
          <w:t>numpy</w:t>
        </w:r>
        <w:r w:rsidRPr="00E15A34">
          <w:rPr>
            <w:rFonts w:ascii="Times New Roman" w:hAnsi="Times New Roman" w:cs="Times New Roman"/>
            <w:color w:val="212121"/>
            <w:sz w:val="24"/>
            <w:szCs w:val="24"/>
            <w:shd w:val="clear" w:color="auto" w:fill="FFFFFF"/>
            <w:rPrChange w:id="18" w:author="Author">
              <w:rPr>
                <w:shd w:val="clear" w:color="auto" w:fill="FFFFFF"/>
              </w:rPr>
            </w:rPrChange>
          </w:rPr>
          <w:t> để tạo một số dữ liệu ngẫu nhiên và sử dụng </w:t>
        </w:r>
        <w:r w:rsidRPr="00E15A34">
          <w:rPr>
            <w:rStyle w:val="Strong"/>
            <w:rFonts w:ascii="Times New Roman" w:hAnsi="Times New Roman" w:cs="Times New Roman"/>
            <w:color w:val="212121"/>
            <w:sz w:val="24"/>
            <w:szCs w:val="24"/>
            <w:shd w:val="clear" w:color="auto" w:fill="FFFFFF"/>
            <w:rPrChange w:id="19" w:author="Author">
              <w:rPr>
                <w:rStyle w:val="Strong"/>
                <w:rFonts w:ascii="Times New Roman" w:hAnsi="Times New Roman" w:cs="Times New Roman"/>
                <w:color w:val="212121"/>
                <w:sz w:val="24"/>
                <w:szCs w:val="24"/>
                <w:shd w:val="clear" w:color="auto" w:fill="FFFFFF"/>
              </w:rPr>
            </w:rPrChange>
          </w:rPr>
          <w:t>matplotlib</w:t>
        </w:r>
        <w:r w:rsidRPr="00E15A34">
          <w:rPr>
            <w:rFonts w:ascii="Times New Roman" w:hAnsi="Times New Roman" w:cs="Times New Roman"/>
            <w:color w:val="212121"/>
            <w:sz w:val="24"/>
            <w:szCs w:val="24"/>
            <w:shd w:val="clear" w:color="auto" w:fill="FFFFFF"/>
            <w:rPrChange w:id="20" w:author="Author">
              <w:rPr>
                <w:shd w:val="clear" w:color="auto" w:fill="FFFFFF"/>
              </w:rPr>
            </w:rPrChange>
          </w:rPr>
          <w:t> để trực quan hóa dữ liệu đó. Để chỉnh sửa mã này, bạn chỉ cần nhấp vào ô đó và bắt đầu chỉnh sửa.</w:t>
        </w:r>
      </w:ins>
    </w:p>
    <w:p w14:paraId="41D43DD4" w14:textId="614E52CB" w:rsidR="00383B62" w:rsidRPr="00BB124C" w:rsidDel="006032A2" w:rsidRDefault="00383B62" w:rsidP="00383B62">
      <w:pPr>
        <w:rPr>
          <w:del w:id="21" w:author="Author"/>
          <w:moveTo w:id="22" w:author="Author"/>
          <w:rFonts w:ascii="Times New Roman" w:hAnsi="Times New Roman" w:cs="Times New Roman"/>
          <w:color w:val="212121"/>
          <w:sz w:val="24"/>
          <w:szCs w:val="24"/>
          <w:shd w:val="clear" w:color="auto" w:fill="FFFFFF"/>
        </w:rPr>
      </w:pPr>
      <w:moveToRangeStart w:id="23" w:author="Author" w:name="move56418994"/>
      <w:moveTo w:id="24" w:author="Author">
        <w:del w:id="25" w:author="Author">
          <w:r w:rsidRPr="00BB124C" w:rsidDel="006032A2">
            <w:rPr>
              <w:rFonts w:ascii="Times New Roman" w:hAnsi="Times New Roman" w:cs="Times New Roman"/>
              <w:color w:val="212121"/>
              <w:sz w:val="24"/>
              <w:szCs w:val="24"/>
              <w:shd w:val="clear" w:color="auto" w:fill="FFFFFF"/>
            </w:rPr>
            <w:lastRenderedPageBreak/>
            <w:delText>Với Colab, bạn có thể khai thác toàn bộ sức mạnh của các thư viện Python phổ biến để phân tích và trực quan hóa dữ liệu. Ô chứa mã ở bên dưới sử dụng </w:delText>
          </w:r>
          <w:r w:rsidRPr="00BB124C" w:rsidDel="006032A2">
            <w:rPr>
              <w:rStyle w:val="Strong"/>
              <w:rFonts w:ascii="Times New Roman" w:hAnsi="Times New Roman" w:cs="Times New Roman"/>
              <w:color w:val="212121"/>
              <w:sz w:val="24"/>
              <w:szCs w:val="24"/>
              <w:shd w:val="clear" w:color="auto" w:fill="FFFFFF"/>
            </w:rPr>
            <w:delText>numpy</w:delText>
          </w:r>
          <w:r w:rsidRPr="00BB124C" w:rsidDel="006032A2">
            <w:rPr>
              <w:rFonts w:ascii="Times New Roman" w:hAnsi="Times New Roman" w:cs="Times New Roman"/>
              <w:color w:val="212121"/>
              <w:sz w:val="24"/>
              <w:szCs w:val="24"/>
              <w:shd w:val="clear" w:color="auto" w:fill="FFFFFF"/>
            </w:rPr>
            <w:delText> để tạo một số dữ liệu ngẫu nhiên và sử dụng </w:delText>
          </w:r>
          <w:r w:rsidRPr="00BB124C" w:rsidDel="006032A2">
            <w:rPr>
              <w:rStyle w:val="Strong"/>
              <w:rFonts w:ascii="Times New Roman" w:hAnsi="Times New Roman" w:cs="Times New Roman"/>
              <w:color w:val="212121"/>
              <w:sz w:val="24"/>
              <w:szCs w:val="24"/>
              <w:shd w:val="clear" w:color="auto" w:fill="FFFFFF"/>
            </w:rPr>
            <w:delText>matplotlib</w:delText>
          </w:r>
          <w:r w:rsidRPr="00BB124C" w:rsidDel="006032A2">
            <w:rPr>
              <w:rFonts w:ascii="Times New Roman" w:hAnsi="Times New Roman" w:cs="Times New Roman"/>
              <w:color w:val="212121"/>
              <w:sz w:val="24"/>
              <w:szCs w:val="24"/>
              <w:shd w:val="clear" w:color="auto" w:fill="FFFFFF"/>
            </w:rPr>
            <w:delText xml:space="preserve"> để trực quan hóa dữ liệu đó. Để chỉnh sửa mã này, bạn chỉ cần nhấp vào ô đó và bắt đầu chỉnh sửa. </w:delText>
          </w:r>
        </w:del>
      </w:moveTo>
    </w:p>
    <w:p w14:paraId="0654D01A" w14:textId="77777777" w:rsidR="00383B62" w:rsidRPr="00BB124C" w:rsidRDefault="00383B62" w:rsidP="00383B62">
      <w:pPr>
        <w:rPr>
          <w:moveTo w:id="26" w:author="Author"/>
          <w:rFonts w:ascii="Times New Roman" w:hAnsi="Times New Roman" w:cs="Times New Roman"/>
          <w:noProof/>
          <w:sz w:val="24"/>
          <w:szCs w:val="24"/>
        </w:rPr>
      </w:pPr>
      <w:moveTo w:id="27" w:author="Author">
        <w:r w:rsidRPr="00BB124C">
          <w:rPr>
            <w:rFonts w:ascii="Times New Roman" w:hAnsi="Times New Roman" w:cs="Times New Roman"/>
            <w:noProof/>
            <w:sz w:val="24"/>
            <w:szCs w:val="24"/>
          </w:rPr>
          <w:drawing>
            <wp:inline distT="0" distB="0" distL="0" distR="0" wp14:anchorId="378C7A27" wp14:editId="2336EDE8">
              <wp:extent cx="5810250" cy="481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4810125"/>
                      </a:xfrm>
                      <a:prstGeom prst="rect">
                        <a:avLst/>
                      </a:prstGeom>
                    </pic:spPr>
                  </pic:pic>
                </a:graphicData>
              </a:graphic>
            </wp:inline>
          </w:drawing>
        </w:r>
      </w:moveTo>
    </w:p>
    <w:p w14:paraId="7EC02000" w14:textId="77777777" w:rsidR="00383B62" w:rsidRPr="00BB124C" w:rsidRDefault="00383B62" w:rsidP="00383B62">
      <w:pPr>
        <w:rPr>
          <w:moveTo w:id="28" w:author="Author"/>
          <w:rFonts w:ascii="Times New Roman" w:hAnsi="Times New Roman" w:cs="Times New Roman"/>
          <w:color w:val="212121"/>
          <w:sz w:val="24"/>
          <w:szCs w:val="24"/>
          <w:shd w:val="clear" w:color="auto" w:fill="FFFFFF"/>
        </w:rPr>
      </w:pPr>
      <w:moveTo w:id="29" w:author="Author">
        <w:r w:rsidRPr="00BB124C">
          <w:rPr>
            <w:rFonts w:ascii="Times New Roman" w:hAnsi="Times New Roman" w:cs="Times New Roman"/>
            <w:color w:val="212121"/>
            <w:sz w:val="24"/>
            <w:szCs w:val="24"/>
            <w:shd w:val="clear" w:color="auto" w:fill="FFFFFF"/>
          </w:rPr>
          <w:t>Với Colab, chỉ cần sử dụng </w:t>
        </w:r>
        <w:r>
          <w:fldChar w:fldCharType="begin"/>
        </w:r>
        <w:r>
          <w:instrText xml:space="preserve"> HYPERLINK "https://colab.research.google.com/github/tensorflow/docs/blob/master/site/en/tutorials/quickstart/beginner.ipynb" \t "_blank" </w:instrText>
        </w:r>
        <w:r>
          <w:fldChar w:fldCharType="separate"/>
        </w:r>
        <w:r w:rsidRPr="00BB124C">
          <w:rPr>
            <w:rStyle w:val="Hyperlink"/>
            <w:rFonts w:ascii="Times New Roman" w:hAnsi="Times New Roman" w:cs="Times New Roman"/>
            <w:color w:val="000000" w:themeColor="text1"/>
            <w:sz w:val="24"/>
            <w:szCs w:val="24"/>
            <w:u w:val="none"/>
            <w:shd w:val="clear" w:color="auto" w:fill="FFFFFF"/>
          </w:rPr>
          <w:t>một vài dòng mã</w:t>
        </w:r>
        <w:r>
          <w:rPr>
            <w:rStyle w:val="Hyperlink"/>
            <w:rFonts w:ascii="Times New Roman" w:hAnsi="Times New Roman" w:cs="Times New Roman"/>
            <w:color w:val="000000" w:themeColor="text1"/>
            <w:sz w:val="24"/>
            <w:szCs w:val="24"/>
            <w:u w:val="none"/>
            <w:shd w:val="clear" w:color="auto" w:fill="FFFFFF"/>
          </w:rPr>
          <w:fldChar w:fldCharType="end"/>
        </w:r>
        <w:r w:rsidRPr="00BB124C">
          <w:rPr>
            <w:rFonts w:ascii="Times New Roman" w:hAnsi="Times New Roman" w:cs="Times New Roman"/>
            <w:color w:val="000000" w:themeColor="text1"/>
            <w:sz w:val="24"/>
            <w:szCs w:val="24"/>
            <w:shd w:val="clear" w:color="auto" w:fill="FFFFFF"/>
          </w:rPr>
          <w:t> là bạn có thể nhập tập dữ liệu hình ảnh, huấn luyện một trình phân loại hình ảnh dựa trên tập dữ liệu đó và đánh giá mô hình này. Sổ tay trên Colab thực thi mã trên các máy chủ đám mây của Google. Nhờ đó, bạn có thể tận dụng sức mạnh của phần cứng Google, bao gồm cả </w:t>
        </w:r>
        <w:r>
          <w:fldChar w:fldCharType="begin"/>
        </w:r>
        <w:r>
          <w:instrText xml:space="preserve"> HYPERLINK "https://colab.research.google.com/notebooks/welcome.ipynb" \l "using-accelerated-hardware" </w:instrText>
        </w:r>
        <w:r>
          <w:fldChar w:fldCharType="separate"/>
        </w:r>
        <w:r w:rsidRPr="00BB124C">
          <w:rPr>
            <w:rStyle w:val="Hyperlink"/>
            <w:rFonts w:ascii="Times New Roman" w:hAnsi="Times New Roman" w:cs="Times New Roman"/>
            <w:color w:val="000000" w:themeColor="text1"/>
            <w:sz w:val="24"/>
            <w:szCs w:val="24"/>
            <w:u w:val="none"/>
            <w:shd w:val="clear" w:color="auto" w:fill="FFFFFF"/>
          </w:rPr>
          <w:t>GPU và TPU</w:t>
        </w:r>
        <w:r>
          <w:rPr>
            <w:rStyle w:val="Hyperlink"/>
            <w:rFonts w:ascii="Times New Roman" w:hAnsi="Times New Roman" w:cs="Times New Roman"/>
            <w:color w:val="000000" w:themeColor="text1"/>
            <w:sz w:val="24"/>
            <w:szCs w:val="24"/>
            <w:u w:val="none"/>
            <w:shd w:val="clear" w:color="auto" w:fill="FFFFFF"/>
          </w:rPr>
          <w:fldChar w:fldCharType="end"/>
        </w:r>
        <w:r w:rsidRPr="00BB124C">
          <w:rPr>
            <w:rFonts w:ascii="Times New Roman" w:hAnsi="Times New Roman" w:cs="Times New Roman"/>
            <w:color w:val="000000" w:themeColor="text1"/>
            <w:sz w:val="24"/>
            <w:szCs w:val="24"/>
            <w:shd w:val="clear" w:color="auto" w:fill="FFFFFF"/>
          </w:rPr>
          <w:t xml:space="preserve">, </w:t>
        </w:r>
        <w:r w:rsidRPr="00BB124C">
          <w:rPr>
            <w:rFonts w:ascii="Times New Roman" w:hAnsi="Times New Roman" w:cs="Times New Roman"/>
            <w:color w:val="212121"/>
            <w:sz w:val="24"/>
            <w:szCs w:val="24"/>
            <w:shd w:val="clear" w:color="auto" w:fill="FFFFFF"/>
          </w:rPr>
          <w:t>cho dù máy tính của bạn sử dụng sức mạnh phần cứng nào. Bạn chỉ cần một trình duyệt.</w:t>
        </w:r>
      </w:moveTo>
    </w:p>
    <w:p w14:paraId="2B98A6CC" w14:textId="77777777" w:rsidR="00383B62" w:rsidRPr="00BB124C" w:rsidRDefault="00383B62" w:rsidP="00383B62">
      <w:pPr>
        <w:shd w:val="clear" w:color="auto" w:fill="FFFFFF"/>
        <w:spacing w:before="120" w:after="90" w:line="240" w:lineRule="auto"/>
        <w:jc w:val="left"/>
        <w:rPr>
          <w:moveTo w:id="30" w:author="Author"/>
          <w:rFonts w:ascii="Times New Roman" w:eastAsia="Times New Roman" w:hAnsi="Times New Roman" w:cs="Times New Roman"/>
          <w:color w:val="212121"/>
          <w:sz w:val="24"/>
          <w:szCs w:val="24"/>
        </w:rPr>
      </w:pPr>
      <w:moveTo w:id="31" w:author="Author">
        <w:r w:rsidRPr="00BB124C">
          <w:rPr>
            <w:rFonts w:ascii="Times New Roman" w:eastAsia="Times New Roman" w:hAnsi="Times New Roman" w:cs="Times New Roman"/>
            <w:color w:val="212121"/>
            <w:sz w:val="24"/>
            <w:szCs w:val="24"/>
          </w:rPr>
          <w:t>Colab được sử dụng rộng rãi trong cộng đồng máy học với các ứng dụng như:</w:t>
        </w:r>
      </w:moveTo>
    </w:p>
    <w:p w14:paraId="1A43B142" w14:textId="77777777" w:rsidR="00383B62" w:rsidRPr="00BB124C" w:rsidRDefault="00383B62" w:rsidP="00383B62">
      <w:pPr>
        <w:numPr>
          <w:ilvl w:val="0"/>
          <w:numId w:val="14"/>
        </w:numPr>
        <w:shd w:val="clear" w:color="auto" w:fill="FFFFFF"/>
        <w:spacing w:before="100" w:beforeAutospacing="1" w:after="100" w:afterAutospacing="1" w:line="240" w:lineRule="auto"/>
        <w:jc w:val="left"/>
        <w:rPr>
          <w:moveTo w:id="32" w:author="Author"/>
          <w:rFonts w:ascii="Times New Roman" w:eastAsia="Times New Roman" w:hAnsi="Times New Roman" w:cs="Times New Roman"/>
          <w:color w:val="212121"/>
          <w:sz w:val="24"/>
          <w:szCs w:val="24"/>
        </w:rPr>
      </w:pPr>
      <w:moveTo w:id="33" w:author="Author">
        <w:r w:rsidRPr="00BB124C">
          <w:rPr>
            <w:rFonts w:ascii="Times New Roman" w:eastAsia="Times New Roman" w:hAnsi="Times New Roman" w:cs="Times New Roman"/>
            <w:color w:val="212121"/>
            <w:sz w:val="24"/>
            <w:szCs w:val="24"/>
          </w:rPr>
          <w:t>Bắt đầu sử dụng TensorFlow</w:t>
        </w:r>
      </w:moveTo>
    </w:p>
    <w:p w14:paraId="31F3FFF4" w14:textId="77777777" w:rsidR="00383B62" w:rsidRPr="00BB124C" w:rsidRDefault="00383B62" w:rsidP="00383B62">
      <w:pPr>
        <w:numPr>
          <w:ilvl w:val="0"/>
          <w:numId w:val="14"/>
        </w:numPr>
        <w:shd w:val="clear" w:color="auto" w:fill="FFFFFF"/>
        <w:spacing w:before="100" w:beforeAutospacing="1" w:after="100" w:afterAutospacing="1" w:line="240" w:lineRule="auto"/>
        <w:jc w:val="left"/>
        <w:rPr>
          <w:moveTo w:id="34" w:author="Author"/>
          <w:rFonts w:ascii="Times New Roman" w:eastAsia="Times New Roman" w:hAnsi="Times New Roman" w:cs="Times New Roman"/>
          <w:color w:val="212121"/>
          <w:sz w:val="24"/>
          <w:szCs w:val="24"/>
        </w:rPr>
      </w:pPr>
      <w:moveTo w:id="35" w:author="Author">
        <w:r w:rsidRPr="00BB124C">
          <w:rPr>
            <w:rFonts w:ascii="Times New Roman" w:eastAsia="Times New Roman" w:hAnsi="Times New Roman" w:cs="Times New Roman"/>
            <w:color w:val="212121"/>
            <w:sz w:val="24"/>
            <w:szCs w:val="24"/>
          </w:rPr>
          <w:t>Phát triển và huấn luyện mạng nơron</w:t>
        </w:r>
      </w:moveTo>
    </w:p>
    <w:p w14:paraId="78AEF859" w14:textId="77777777" w:rsidR="00383B62" w:rsidRPr="00BB124C" w:rsidRDefault="00383B62" w:rsidP="00383B62">
      <w:pPr>
        <w:numPr>
          <w:ilvl w:val="0"/>
          <w:numId w:val="14"/>
        </w:numPr>
        <w:shd w:val="clear" w:color="auto" w:fill="FFFFFF"/>
        <w:spacing w:before="100" w:beforeAutospacing="1" w:after="100" w:afterAutospacing="1" w:line="240" w:lineRule="auto"/>
        <w:jc w:val="left"/>
        <w:rPr>
          <w:moveTo w:id="36" w:author="Author"/>
          <w:rFonts w:ascii="Times New Roman" w:eastAsia="Times New Roman" w:hAnsi="Times New Roman" w:cs="Times New Roman"/>
          <w:color w:val="212121"/>
          <w:sz w:val="24"/>
          <w:szCs w:val="24"/>
        </w:rPr>
      </w:pPr>
      <w:moveTo w:id="37" w:author="Author">
        <w:r w:rsidRPr="00BB124C">
          <w:rPr>
            <w:rFonts w:ascii="Times New Roman" w:eastAsia="Times New Roman" w:hAnsi="Times New Roman" w:cs="Times New Roman"/>
            <w:color w:val="212121"/>
            <w:sz w:val="24"/>
            <w:szCs w:val="24"/>
          </w:rPr>
          <w:t>Thử nghiệm có sử dụng TPU</w:t>
        </w:r>
      </w:moveTo>
    </w:p>
    <w:p w14:paraId="6B7A5DD3" w14:textId="77777777" w:rsidR="00383B62" w:rsidRPr="00BB124C" w:rsidRDefault="00383B62" w:rsidP="00383B62">
      <w:pPr>
        <w:numPr>
          <w:ilvl w:val="0"/>
          <w:numId w:val="14"/>
        </w:numPr>
        <w:shd w:val="clear" w:color="auto" w:fill="FFFFFF"/>
        <w:spacing w:before="100" w:beforeAutospacing="1" w:after="100" w:afterAutospacing="1" w:line="240" w:lineRule="auto"/>
        <w:jc w:val="left"/>
        <w:rPr>
          <w:moveTo w:id="38" w:author="Author"/>
          <w:rFonts w:ascii="Times New Roman" w:eastAsia="Times New Roman" w:hAnsi="Times New Roman" w:cs="Times New Roman"/>
          <w:color w:val="212121"/>
          <w:sz w:val="24"/>
          <w:szCs w:val="24"/>
        </w:rPr>
      </w:pPr>
      <w:moveTo w:id="39" w:author="Author">
        <w:r w:rsidRPr="00BB124C">
          <w:rPr>
            <w:rFonts w:ascii="Times New Roman" w:eastAsia="Times New Roman" w:hAnsi="Times New Roman" w:cs="Times New Roman"/>
            <w:color w:val="212121"/>
            <w:sz w:val="24"/>
            <w:szCs w:val="24"/>
          </w:rPr>
          <w:t>Phổ biến nghiên cứu về AI (trí tuệ nhân tạo)</w:t>
        </w:r>
      </w:moveTo>
    </w:p>
    <w:p w14:paraId="506E4C48" w14:textId="77777777" w:rsidR="00383B62" w:rsidRPr="005C40A8" w:rsidRDefault="00383B62" w:rsidP="00383B62">
      <w:pPr>
        <w:numPr>
          <w:ilvl w:val="0"/>
          <w:numId w:val="14"/>
        </w:numPr>
        <w:shd w:val="clear" w:color="auto" w:fill="FFFFFF"/>
        <w:spacing w:before="100" w:beforeAutospacing="1" w:after="100" w:afterAutospacing="1" w:line="240" w:lineRule="auto"/>
        <w:jc w:val="left"/>
        <w:rPr>
          <w:moveTo w:id="40" w:author="Author"/>
          <w:rFonts w:ascii="Times New Roman" w:eastAsia="Times New Roman" w:hAnsi="Times New Roman" w:cs="Times New Roman"/>
          <w:color w:val="212121"/>
          <w:sz w:val="24"/>
          <w:szCs w:val="24"/>
        </w:rPr>
      </w:pPr>
      <w:moveTo w:id="41" w:author="Author">
        <w:r w:rsidRPr="00BB124C">
          <w:rPr>
            <w:rFonts w:ascii="Times New Roman" w:eastAsia="Times New Roman" w:hAnsi="Times New Roman" w:cs="Times New Roman"/>
            <w:color w:val="212121"/>
            <w:sz w:val="24"/>
            <w:szCs w:val="24"/>
          </w:rPr>
          <w:t>Tạo hướng dẫn</w:t>
        </w:r>
      </w:moveTo>
    </w:p>
    <w:moveToRangeEnd w:id="23"/>
    <w:p w14:paraId="42EACB52" w14:textId="59EB4D4C" w:rsidR="006032A2" w:rsidRDefault="006032A2" w:rsidP="00E15A34">
      <w:pPr>
        <w:ind w:left="360"/>
        <w:rPr>
          <w:ins w:id="42" w:author="Author"/>
        </w:rPr>
      </w:pPr>
      <w:ins w:id="43" w:author="Author">
        <w:r>
          <w:br w:type="page"/>
        </w:r>
      </w:ins>
    </w:p>
    <w:p w14:paraId="330146A2" w14:textId="77777777" w:rsidR="00383B62" w:rsidRPr="00E15A34" w:rsidRDefault="00383B62" w:rsidP="00E15A34">
      <w:pPr>
        <w:ind w:left="360"/>
        <w:rPr>
          <w:rPrChange w:id="44" w:author="Author">
            <w:rPr>
              <w:rFonts w:ascii="Times New Roman" w:hAnsi="Times New Roman" w:cs="Times New Roman"/>
            </w:rPr>
          </w:rPrChange>
        </w:rPr>
        <w:pPrChange w:id="45" w:author="Author">
          <w:pPr>
            <w:pStyle w:val="Heading2"/>
            <w:numPr>
              <w:numId w:val="5"/>
            </w:numPr>
            <w:spacing w:line="360" w:lineRule="auto"/>
            <w:ind w:left="720" w:hanging="360"/>
          </w:pPr>
        </w:pPrChange>
      </w:pPr>
    </w:p>
    <w:p w14:paraId="5FFC02A8" w14:textId="77777777" w:rsidR="00EB58DF" w:rsidRPr="00BB124C" w:rsidRDefault="00EB58DF" w:rsidP="00EB58DF">
      <w:pPr>
        <w:pStyle w:val="ListParagraph"/>
        <w:numPr>
          <w:ilvl w:val="0"/>
          <w:numId w:val="19"/>
        </w:numPr>
        <w:rPr>
          <w:rFonts w:ascii="Times New Roman" w:hAnsi="Times New Roman" w:cs="Times New Roman"/>
          <w:sz w:val="24"/>
          <w:szCs w:val="24"/>
        </w:rPr>
      </w:pPr>
      <w:r w:rsidRPr="00BB124C">
        <w:rPr>
          <w:rFonts w:ascii="Times New Roman" w:hAnsi="Times New Roman" w:cs="Times New Roman"/>
          <w:sz w:val="24"/>
          <w:szCs w:val="24"/>
        </w:rPr>
        <w:t>Sử dụng Keras cho bài toán Classification</w:t>
      </w:r>
    </w:p>
    <w:p w14:paraId="61FED792" w14:textId="77777777" w:rsidR="00FE5BEB" w:rsidRPr="00BB124C" w:rsidRDefault="00AD2CAA" w:rsidP="00AD2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360"/>
        <w:jc w:val="left"/>
        <w:rPr>
          <w:rFonts w:ascii="Times New Roman" w:eastAsia="Times New Roman" w:hAnsi="Times New Roman" w:cs="Times New Roman"/>
          <w:color w:val="202124"/>
          <w:sz w:val="24"/>
          <w:szCs w:val="24"/>
        </w:rPr>
      </w:pPr>
      <w:r w:rsidRPr="00BB124C">
        <w:rPr>
          <w:rFonts w:ascii="Times New Roman" w:eastAsia="Times New Roman" w:hAnsi="Times New Roman" w:cs="Times New Roman"/>
          <w:color w:val="202124"/>
          <w:sz w:val="24"/>
          <w:szCs w:val="24"/>
        </w:rPr>
        <w:t xml:space="preserve">Bước đầu </w:t>
      </w:r>
      <w:r w:rsidR="00FE5BEB" w:rsidRPr="00BB124C">
        <w:rPr>
          <w:rFonts w:ascii="Times New Roman" w:eastAsia="Times New Roman" w:hAnsi="Times New Roman" w:cs="Times New Roman"/>
          <w:color w:val="202124"/>
          <w:sz w:val="24"/>
          <w:szCs w:val="24"/>
        </w:rPr>
        <w:t>chúng ta sẽ tải các dữ liệu cài đặt tập ảnh viết tay</w:t>
      </w:r>
    </w:p>
    <w:p w14:paraId="08A0F580" w14:textId="77777777" w:rsidR="00FE5BEB" w:rsidRPr="00BB124C" w:rsidRDefault="00FE5BEB" w:rsidP="00FE5B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left"/>
        <w:rPr>
          <w:rFonts w:ascii="Times New Roman" w:eastAsia="Times New Roman" w:hAnsi="Times New Roman" w:cs="Times New Roman"/>
          <w:color w:val="202124"/>
          <w:sz w:val="24"/>
          <w:szCs w:val="24"/>
        </w:rPr>
      </w:pPr>
      <w:r w:rsidRPr="00BB124C">
        <w:rPr>
          <w:rFonts w:ascii="Times New Roman" w:hAnsi="Times New Roman" w:cs="Times New Roman"/>
          <w:noProof/>
          <w:sz w:val="24"/>
          <w:szCs w:val="24"/>
        </w:rPr>
        <w:drawing>
          <wp:inline distT="0" distB="0" distL="0" distR="0" wp14:anchorId="17CC12E7" wp14:editId="0AFDDBEC">
            <wp:extent cx="3438525" cy="438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525" cy="438150"/>
                    </a:xfrm>
                    <a:prstGeom prst="rect">
                      <a:avLst/>
                    </a:prstGeom>
                  </pic:spPr>
                </pic:pic>
              </a:graphicData>
            </a:graphic>
          </wp:inline>
        </w:drawing>
      </w:r>
    </w:p>
    <w:p w14:paraId="21F6F3D6" w14:textId="77777777" w:rsidR="00C63B7A" w:rsidRPr="00BB124C" w:rsidRDefault="000061DC" w:rsidP="007263A7">
      <w:pPr>
        <w:pStyle w:val="ListParagraph"/>
        <w:numPr>
          <w:ilvl w:val="2"/>
          <w:numId w:val="11"/>
        </w:numPr>
        <w:tabs>
          <w:tab w:val="left" w:pos="916"/>
          <w:tab w:val="left" w:pos="1832"/>
          <w:tab w:val="left" w:pos="21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hanging="450"/>
        <w:jc w:val="left"/>
        <w:rPr>
          <w:rFonts w:ascii="Times New Roman" w:eastAsia="Times New Roman" w:hAnsi="Times New Roman" w:cs="Times New Roman"/>
          <w:color w:val="202124"/>
          <w:sz w:val="24"/>
          <w:szCs w:val="24"/>
        </w:rPr>
      </w:pPr>
      <w:r w:rsidRPr="00BB124C">
        <w:rPr>
          <w:rFonts w:ascii="Times New Roman" w:eastAsia="Times New Roman" w:hAnsi="Times New Roman" w:cs="Times New Roman"/>
          <w:color w:val="202124"/>
          <w:sz w:val="24"/>
          <w:szCs w:val="24"/>
        </w:rPr>
        <w:t>Set up</w:t>
      </w:r>
      <w:r w:rsidR="001E2DFD" w:rsidRPr="00BB124C">
        <w:rPr>
          <w:rFonts w:ascii="Times New Roman" w:eastAsia="Times New Roman" w:hAnsi="Times New Roman" w:cs="Times New Roman"/>
          <w:color w:val="202124"/>
          <w:sz w:val="24"/>
          <w:szCs w:val="24"/>
        </w:rPr>
        <w:t>:  Ở ô đầu tiên, chúng ta sẽ thêm</w:t>
      </w:r>
      <w:r w:rsidRPr="00BB124C">
        <w:rPr>
          <w:rFonts w:ascii="Times New Roman" w:eastAsia="Times New Roman" w:hAnsi="Times New Roman" w:cs="Times New Roman"/>
          <w:color w:val="202124"/>
          <w:sz w:val="24"/>
          <w:szCs w:val="24"/>
        </w:rPr>
        <w:t xml:space="preserve"> các thư viện cần thiết </w:t>
      </w:r>
    </w:p>
    <w:p w14:paraId="06B646AB" w14:textId="154F772C" w:rsidR="00E15A34" w:rsidRPr="00E15A34" w:rsidRDefault="001E2DFD" w:rsidP="00E15A34">
      <w:pPr>
        <w:pStyle w:val="ListParagraph"/>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after="0" w:line="480" w:lineRule="auto"/>
        <w:jc w:val="left"/>
        <w:rPr>
          <w:rFonts w:ascii="Times New Roman" w:eastAsia="Times New Roman" w:hAnsi="Times New Roman" w:cs="Times New Roman"/>
          <w:color w:val="202124"/>
          <w:sz w:val="24"/>
          <w:szCs w:val="24"/>
          <w:rPrChange w:id="46" w:author="Author">
            <w:rPr/>
          </w:rPrChange>
        </w:rPr>
        <w:pPrChange w:id="47" w:author="Author">
          <w:pPr>
            <w:pStyle w:val="ListParagraph"/>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after="0" w:line="480" w:lineRule="auto"/>
            <w:jc w:val="left"/>
          </w:pPr>
        </w:pPrChange>
      </w:pPr>
      <w:r w:rsidRPr="00BB124C">
        <w:rPr>
          <w:rFonts w:ascii="Times New Roman" w:hAnsi="Times New Roman" w:cs="Times New Roman"/>
          <w:noProof/>
          <w:sz w:val="24"/>
          <w:szCs w:val="24"/>
        </w:rPr>
        <w:drawing>
          <wp:inline distT="0" distB="0" distL="0" distR="0" wp14:anchorId="47EAA275" wp14:editId="0F67456A">
            <wp:extent cx="2845617" cy="1984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617" cy="1984443"/>
                    </a:xfrm>
                    <a:prstGeom prst="rect">
                      <a:avLst/>
                    </a:prstGeom>
                  </pic:spPr>
                </pic:pic>
              </a:graphicData>
            </a:graphic>
          </wp:inline>
        </w:drawing>
      </w:r>
    </w:p>
    <w:p w14:paraId="6CA8668F" w14:textId="77777777" w:rsidR="008F1297" w:rsidRPr="00BB124C" w:rsidRDefault="00FE5BEB" w:rsidP="00A02F92">
      <w:pPr>
        <w:pStyle w:val="HTMLPreformatted"/>
        <w:numPr>
          <w:ilvl w:val="2"/>
          <w:numId w:val="11"/>
        </w:numPr>
        <w:tabs>
          <w:tab w:val="left" w:pos="2970"/>
        </w:tabs>
        <w:spacing w:line="360" w:lineRule="auto"/>
        <w:ind w:left="1350" w:hanging="990"/>
        <w:rPr>
          <w:rFonts w:ascii="Times New Roman" w:hAnsi="Times New Roman" w:cs="Times New Roman"/>
          <w:color w:val="202124"/>
          <w:sz w:val="24"/>
          <w:szCs w:val="24"/>
          <w:lang w:val="vi-VN"/>
        </w:rPr>
      </w:pPr>
      <w:r w:rsidRPr="00BB124C">
        <w:rPr>
          <w:rFonts w:ascii="Times New Roman" w:hAnsi="Times New Roman" w:cs="Times New Roman"/>
          <w:color w:val="202124"/>
          <w:sz w:val="24"/>
          <w:szCs w:val="24"/>
        </w:rPr>
        <w:t>Load dữ liệu EMNIST</w:t>
      </w:r>
      <w:r w:rsidR="00AD2CAA" w:rsidRPr="00BB124C">
        <w:rPr>
          <w:rFonts w:ascii="Times New Roman" w:hAnsi="Times New Roman" w:cs="Times New Roman"/>
          <w:color w:val="202124"/>
          <w:sz w:val="24"/>
          <w:szCs w:val="24"/>
        </w:rPr>
        <w:t xml:space="preserve"> và kiểm tra dữ liệu theo yêu cầu</w:t>
      </w:r>
    </w:p>
    <w:p w14:paraId="1373781C" w14:textId="77777777" w:rsidR="006E05A8" w:rsidRPr="00BB124C" w:rsidRDefault="00FE5BEB" w:rsidP="00A02F92">
      <w:pPr>
        <w:pStyle w:val="HTMLPreformatted"/>
        <w:spacing w:line="360" w:lineRule="auto"/>
        <w:ind w:left="360"/>
        <w:rPr>
          <w:rFonts w:ascii="Times New Roman" w:hAnsi="Times New Roman" w:cs="Times New Roman"/>
          <w:noProof/>
          <w:sz w:val="24"/>
          <w:szCs w:val="24"/>
        </w:rPr>
      </w:pPr>
      <w:r w:rsidRPr="00BB124C">
        <w:rPr>
          <w:rFonts w:ascii="Times New Roman" w:hAnsi="Times New Roman" w:cs="Times New Roman"/>
          <w:color w:val="212121"/>
          <w:sz w:val="24"/>
          <w:szCs w:val="24"/>
          <w:shd w:val="clear" w:color="auto" w:fill="FFFFFF"/>
        </w:rPr>
        <w:t>Load dữ liệu từ EMNIST dataset, chọn bộ dữ liệu 'letters' bao gồm 124800 training set và 20800 test set, mỗi ảnh là ảnh xám có kích thước 28x28 pixel. Sau đó chia bộ traning set thành hai: 100000 cho training set và 24800 dữ liệu cho validation set. Training set được dùng để huấn luyện và validation set được dùng để đánh giá độ chính xác của model trong quá trình huấn luyện.</w:t>
      </w:r>
    </w:p>
    <w:p w14:paraId="4FD37CE6" w14:textId="5843FF68" w:rsidR="00FE5BEB" w:rsidRPr="00BB124C" w:rsidRDefault="00E15A34" w:rsidP="00A02F92">
      <w:pPr>
        <w:pStyle w:val="HTMLPreformatted"/>
        <w:spacing w:line="360" w:lineRule="auto"/>
        <w:ind w:left="360"/>
        <w:rPr>
          <w:rFonts w:ascii="Times New Roman" w:hAnsi="Times New Roman" w:cs="Times New Roman"/>
          <w:noProof/>
          <w:sz w:val="24"/>
          <w:szCs w:val="24"/>
        </w:rPr>
      </w:pPr>
      <w:ins w:id="48" w:author="Author">
        <w:r>
          <w:rPr>
            <w:rFonts w:ascii="Times New Roman" w:hAnsi="Times New Roman" w:cs="Times New Roman"/>
            <w:noProof/>
            <w:sz w:val="24"/>
            <w:szCs w:val="24"/>
          </w:rPr>
          <w:tab/>
        </w:r>
      </w:ins>
      <w:del w:id="49" w:author="Author">
        <w:r w:rsidR="00AD2CAA" w:rsidRPr="00BB124C" w:rsidDel="00E15A34">
          <w:rPr>
            <w:rFonts w:ascii="Times New Roman" w:hAnsi="Times New Roman" w:cs="Times New Roman"/>
            <w:noProof/>
            <w:sz w:val="24"/>
            <w:szCs w:val="24"/>
          </w:rPr>
          <w:tab/>
        </w:r>
      </w:del>
      <w:r w:rsidR="00AD2CAA" w:rsidRPr="00BB124C">
        <w:rPr>
          <w:rFonts w:ascii="Times New Roman" w:hAnsi="Times New Roman" w:cs="Times New Roman"/>
          <w:noProof/>
          <w:sz w:val="24"/>
          <w:szCs w:val="24"/>
        </w:rPr>
        <w:drawing>
          <wp:inline distT="0" distB="0" distL="0" distR="0" wp14:anchorId="07DE9DFF" wp14:editId="6155450C">
            <wp:extent cx="3070458" cy="264694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3600" cy="2666897"/>
                    </a:xfrm>
                    <a:prstGeom prst="rect">
                      <a:avLst/>
                    </a:prstGeom>
                  </pic:spPr>
                </pic:pic>
              </a:graphicData>
            </a:graphic>
          </wp:inline>
        </w:drawing>
      </w:r>
    </w:p>
    <w:p w14:paraId="7F6B5C44" w14:textId="77777777" w:rsidR="00AD2CAA" w:rsidRPr="00BB124C" w:rsidRDefault="00AD2CAA" w:rsidP="00AD2CAA">
      <w:pPr>
        <w:pStyle w:val="HTMLPreformatted"/>
        <w:spacing w:line="360" w:lineRule="auto"/>
        <w:rPr>
          <w:rFonts w:ascii="Times New Roman" w:hAnsi="Times New Roman" w:cs="Times New Roman"/>
          <w:color w:val="202124"/>
          <w:sz w:val="24"/>
          <w:szCs w:val="24"/>
        </w:rPr>
      </w:pPr>
      <w:r w:rsidRPr="00BB124C">
        <w:rPr>
          <w:rFonts w:ascii="Times New Roman" w:hAnsi="Times New Roman" w:cs="Times New Roman"/>
          <w:noProof/>
          <w:sz w:val="24"/>
          <w:szCs w:val="24"/>
        </w:rPr>
        <w:lastRenderedPageBreak/>
        <w:t>Chúng ta nê</w:t>
      </w:r>
      <w:r w:rsidR="00BD5080" w:rsidRPr="00BB124C">
        <w:rPr>
          <w:rFonts w:ascii="Times New Roman" w:hAnsi="Times New Roman" w:cs="Times New Roman"/>
          <w:noProof/>
          <w:sz w:val="24"/>
          <w:szCs w:val="24"/>
        </w:rPr>
        <w:t>n kiểm tra lại dữ liệu và</w:t>
      </w:r>
      <w:r w:rsidR="00BD5080" w:rsidRPr="00BB124C">
        <w:rPr>
          <w:rFonts w:ascii="Times New Roman" w:hAnsi="Times New Roman" w:cs="Times New Roman"/>
          <w:color w:val="202124"/>
          <w:sz w:val="24"/>
          <w:szCs w:val="24"/>
          <w:shd w:val="clear" w:color="auto" w:fill="FFFFFF"/>
        </w:rPr>
        <w:t xml:space="preserve"> thay đổi kích thước phù hợp cho mô-đun đã chọn.</w:t>
      </w:r>
    </w:p>
    <w:p w14:paraId="54BF9F4D" w14:textId="77777777" w:rsidR="006E05A8" w:rsidRPr="00BB124C" w:rsidRDefault="00AD2CAA" w:rsidP="00A02F92">
      <w:pPr>
        <w:pStyle w:val="HTMLPreformatted"/>
        <w:tabs>
          <w:tab w:val="left" w:pos="2970"/>
        </w:tabs>
        <w:spacing w:line="360" w:lineRule="auto"/>
        <w:rPr>
          <w:rFonts w:ascii="Times New Roman" w:hAnsi="Times New Roman" w:cs="Times New Roman"/>
          <w:color w:val="212121"/>
          <w:sz w:val="24"/>
          <w:szCs w:val="24"/>
          <w:shd w:val="clear" w:color="auto" w:fill="FFFFFF"/>
        </w:rPr>
      </w:pPr>
      <w:r w:rsidRPr="00BB124C">
        <w:rPr>
          <w:rFonts w:ascii="Times New Roman" w:hAnsi="Times New Roman" w:cs="Times New Roman"/>
          <w:color w:val="212121"/>
          <w:sz w:val="24"/>
          <w:szCs w:val="24"/>
          <w:shd w:val="clear" w:color="auto" w:fill="FFFFFF"/>
        </w:rPr>
        <w:t>Dữ liệu input cho mô hình convolutional neural network là 1 tensor 4 chiều (N, W, H, D), trong bài này là ảnh xám nên W = H = 28, D = 1, N là số lượng ảnh cho mỗi lần training. Do dữ liệu ảnh ở trên có kích thước là (N, 28, 28) tức là (N, W, H) nên rần reshape lại thành kích thước N 28 28 * 1 để giống kích thước mà keras yêu cầu.</w:t>
      </w:r>
    </w:p>
    <w:p w14:paraId="564F3DE3" w14:textId="77777777" w:rsidR="00AD2CAA" w:rsidRPr="00BB124C" w:rsidRDefault="00AD2CAA" w:rsidP="00A02F92">
      <w:pPr>
        <w:pStyle w:val="HTMLPreformatted"/>
        <w:tabs>
          <w:tab w:val="left" w:pos="2970"/>
        </w:tabs>
        <w:spacing w:line="360" w:lineRule="auto"/>
        <w:rPr>
          <w:rFonts w:ascii="Times New Roman" w:hAnsi="Times New Roman" w:cs="Times New Roman"/>
          <w:color w:val="212121"/>
          <w:sz w:val="24"/>
          <w:szCs w:val="24"/>
          <w:shd w:val="clear" w:color="auto" w:fill="FFFFFF"/>
        </w:rPr>
      </w:pPr>
      <w:r w:rsidRPr="00BB124C">
        <w:rPr>
          <w:rFonts w:ascii="Times New Roman" w:hAnsi="Times New Roman" w:cs="Times New Roman"/>
          <w:color w:val="212121"/>
          <w:sz w:val="24"/>
          <w:szCs w:val="24"/>
          <w:shd w:val="clear" w:color="auto" w:fill="FFFFFF"/>
        </w:rPr>
        <w:tab/>
      </w:r>
      <w:r w:rsidRPr="00BB124C">
        <w:rPr>
          <w:rFonts w:ascii="Times New Roman" w:hAnsi="Times New Roman" w:cs="Times New Roman"/>
          <w:noProof/>
          <w:sz w:val="24"/>
          <w:szCs w:val="24"/>
        </w:rPr>
        <w:drawing>
          <wp:inline distT="0" distB="0" distL="0" distR="0" wp14:anchorId="35F011DB" wp14:editId="55E9C631">
            <wp:extent cx="5010150" cy="119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150" cy="1190625"/>
                    </a:xfrm>
                    <a:prstGeom prst="rect">
                      <a:avLst/>
                    </a:prstGeom>
                  </pic:spPr>
                </pic:pic>
              </a:graphicData>
            </a:graphic>
          </wp:inline>
        </w:drawing>
      </w:r>
    </w:p>
    <w:p w14:paraId="39062367" w14:textId="77777777" w:rsidR="00BD5080" w:rsidRPr="00BB124C" w:rsidDel="00E15A34" w:rsidRDefault="00BD5080" w:rsidP="00A02F92">
      <w:pPr>
        <w:pStyle w:val="HTMLPreformatted"/>
        <w:tabs>
          <w:tab w:val="left" w:pos="2970"/>
        </w:tabs>
        <w:spacing w:line="360" w:lineRule="auto"/>
        <w:rPr>
          <w:del w:id="50" w:author="Author"/>
          <w:rFonts w:ascii="Times New Roman" w:hAnsi="Times New Roman" w:cs="Times New Roman"/>
          <w:color w:val="212121"/>
          <w:sz w:val="24"/>
          <w:szCs w:val="24"/>
          <w:shd w:val="clear" w:color="auto" w:fill="FFFFFF"/>
        </w:rPr>
      </w:pPr>
      <w:r w:rsidRPr="00BB124C">
        <w:rPr>
          <w:rFonts w:ascii="Times New Roman" w:hAnsi="Times New Roman" w:cs="Times New Roman"/>
          <w:color w:val="212121"/>
          <w:sz w:val="24"/>
          <w:szCs w:val="24"/>
          <w:shd w:val="clear" w:color="auto" w:fill="FFFFFF"/>
        </w:rPr>
        <w:tab/>
      </w:r>
      <w:r w:rsidRPr="00BB124C">
        <w:rPr>
          <w:rFonts w:ascii="Times New Roman" w:hAnsi="Times New Roman" w:cs="Times New Roman"/>
          <w:noProof/>
          <w:sz w:val="24"/>
          <w:szCs w:val="24"/>
        </w:rPr>
        <w:drawing>
          <wp:inline distT="0" distB="0" distL="0" distR="0" wp14:anchorId="04652929" wp14:editId="37E8B7D4">
            <wp:extent cx="4953000" cy="1552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000" cy="1552575"/>
                    </a:xfrm>
                    <a:prstGeom prst="rect">
                      <a:avLst/>
                    </a:prstGeom>
                  </pic:spPr>
                </pic:pic>
              </a:graphicData>
            </a:graphic>
          </wp:inline>
        </w:drawing>
      </w:r>
    </w:p>
    <w:p w14:paraId="3B88FC83" w14:textId="77777777" w:rsidR="00AD2CAA" w:rsidRPr="00BB124C" w:rsidRDefault="00AD2CAA" w:rsidP="00A02F92">
      <w:pPr>
        <w:pStyle w:val="HTMLPreformatted"/>
        <w:tabs>
          <w:tab w:val="left" w:pos="2970"/>
        </w:tabs>
        <w:spacing w:line="360" w:lineRule="auto"/>
        <w:rPr>
          <w:rFonts w:ascii="Times New Roman" w:hAnsi="Times New Roman" w:cs="Times New Roman"/>
          <w:color w:val="202124"/>
          <w:sz w:val="24"/>
          <w:szCs w:val="24"/>
          <w:lang w:val="vi-VN"/>
        </w:rPr>
      </w:pPr>
    </w:p>
    <w:p w14:paraId="114BFC1E" w14:textId="77777777" w:rsidR="006E05A8" w:rsidRPr="00BB124C" w:rsidRDefault="00BD5080" w:rsidP="00A02F92">
      <w:pPr>
        <w:pStyle w:val="HTMLPreformatted"/>
        <w:numPr>
          <w:ilvl w:val="2"/>
          <w:numId w:val="11"/>
        </w:numPr>
        <w:tabs>
          <w:tab w:val="left" w:pos="2970"/>
        </w:tabs>
        <w:spacing w:line="360" w:lineRule="auto"/>
        <w:ind w:left="1350" w:hanging="990"/>
        <w:rPr>
          <w:rFonts w:ascii="Times New Roman" w:hAnsi="Times New Roman" w:cs="Times New Roman"/>
          <w:color w:val="202124"/>
          <w:sz w:val="24"/>
          <w:szCs w:val="24"/>
          <w:lang w:val="vi-VN"/>
        </w:rPr>
      </w:pPr>
      <w:r w:rsidRPr="00BB124C">
        <w:rPr>
          <w:rFonts w:ascii="Times New Roman" w:hAnsi="Times New Roman" w:cs="Times New Roman"/>
          <w:color w:val="202124"/>
          <w:sz w:val="24"/>
          <w:szCs w:val="24"/>
        </w:rPr>
        <w:t>Xây dựng một mạng CNN với 5 layers</w:t>
      </w:r>
    </w:p>
    <w:p w14:paraId="2B13CC2A" w14:textId="77777777" w:rsidR="006E05A8" w:rsidRPr="00BB124C" w:rsidRDefault="006E05A8" w:rsidP="00C8368C">
      <w:pPr>
        <w:pStyle w:val="HTMLPreformatted"/>
        <w:spacing w:line="360" w:lineRule="auto"/>
        <w:ind w:left="360"/>
        <w:rPr>
          <w:rFonts w:ascii="Times New Roman" w:hAnsi="Times New Roman" w:cs="Times New Roman"/>
          <w:color w:val="202124"/>
          <w:sz w:val="24"/>
          <w:szCs w:val="24"/>
        </w:rPr>
      </w:pPr>
      <w:r w:rsidRPr="00BB124C">
        <w:rPr>
          <w:rFonts w:ascii="Times New Roman" w:hAnsi="Times New Roman" w:cs="Times New Roman"/>
          <w:color w:val="202124"/>
          <w:sz w:val="24"/>
          <w:szCs w:val="24"/>
          <w:lang w:val="vi-VN"/>
        </w:rPr>
        <w:t xml:space="preserve">Trong </w:t>
      </w:r>
      <w:r w:rsidR="00C8368C" w:rsidRPr="00BB124C">
        <w:rPr>
          <w:rFonts w:ascii="Times New Roman" w:hAnsi="Times New Roman" w:cs="Times New Roman"/>
          <w:color w:val="202124"/>
          <w:sz w:val="24"/>
          <w:szCs w:val="24"/>
        </w:rPr>
        <w:t>mô hình</w:t>
      </w:r>
      <w:r w:rsidRPr="00BB124C">
        <w:rPr>
          <w:rFonts w:ascii="Times New Roman" w:hAnsi="Times New Roman" w:cs="Times New Roman"/>
          <w:color w:val="202124"/>
          <w:sz w:val="24"/>
          <w:szCs w:val="24"/>
          <w:lang w:val="vi-VN"/>
        </w:rPr>
        <w:t xml:space="preserve"> này, chúng ta </w:t>
      </w:r>
      <w:r w:rsidR="00C8368C" w:rsidRPr="00BB124C">
        <w:rPr>
          <w:rFonts w:ascii="Times New Roman" w:hAnsi="Times New Roman" w:cs="Times New Roman"/>
          <w:color w:val="202124"/>
          <w:sz w:val="24"/>
          <w:szCs w:val="24"/>
        </w:rPr>
        <w:t>sử dụng ở đây gồm 3 lớp Convolution</w:t>
      </w:r>
      <w:r w:rsidR="00C8368C" w:rsidRPr="00BB124C">
        <w:rPr>
          <w:rFonts w:ascii="Times New Roman" w:hAnsi="Times New Roman" w:cs="Times New Roman"/>
          <w:color w:val="202124"/>
          <w:sz w:val="24"/>
          <w:szCs w:val="24"/>
          <w:lang w:val="vi-VN"/>
        </w:rPr>
        <w:t xml:space="preserve"> La</w:t>
      </w:r>
      <w:r w:rsidR="00C8368C" w:rsidRPr="00BB124C">
        <w:rPr>
          <w:rFonts w:ascii="Times New Roman" w:hAnsi="Times New Roman" w:cs="Times New Roman"/>
          <w:color w:val="202124"/>
          <w:sz w:val="24"/>
          <w:szCs w:val="24"/>
        </w:rPr>
        <w:t>yer</w:t>
      </w:r>
      <w:r w:rsidRPr="00BB124C">
        <w:rPr>
          <w:rFonts w:ascii="Times New Roman" w:hAnsi="Times New Roman" w:cs="Times New Roman"/>
          <w:color w:val="202124"/>
          <w:sz w:val="24"/>
          <w:szCs w:val="24"/>
          <w:lang w:val="vi-VN"/>
        </w:rPr>
        <w:t xml:space="preserve"> và </w:t>
      </w:r>
      <w:r w:rsidR="00C8368C" w:rsidRPr="00BB124C">
        <w:rPr>
          <w:rFonts w:ascii="Times New Roman" w:hAnsi="Times New Roman" w:cs="Times New Roman"/>
          <w:color w:val="202124"/>
          <w:sz w:val="24"/>
          <w:szCs w:val="24"/>
        </w:rPr>
        <w:t xml:space="preserve">2 lớp Fully Conneted Layer nối tiếp nhau </w:t>
      </w:r>
    </w:p>
    <w:p w14:paraId="318C22C1" w14:textId="77777777" w:rsidR="006E05A8" w:rsidRPr="00BB124C" w:rsidRDefault="006E05A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 xml:space="preserve">Bước 1: </w:t>
      </w:r>
      <w:r w:rsidR="00F35A5A" w:rsidRPr="00BB124C">
        <w:rPr>
          <w:rFonts w:ascii="Times New Roman" w:hAnsi="Times New Roman" w:cs="Times New Roman"/>
          <w:color w:val="202124"/>
          <w:sz w:val="24"/>
          <w:szCs w:val="24"/>
        </w:rPr>
        <w:t>Định nghĩa model</w:t>
      </w:r>
    </w:p>
    <w:p w14:paraId="681E0221" w14:textId="77777777" w:rsidR="007263A7" w:rsidRPr="00BB124C" w:rsidRDefault="00F35A5A" w:rsidP="00F35A5A">
      <w:pPr>
        <w:pStyle w:val="HTMLPreformatted"/>
        <w:spacing w:line="360" w:lineRule="auto"/>
        <w:rPr>
          <w:rFonts w:ascii="Times New Roman" w:hAnsi="Times New Roman" w:cs="Times New Roman"/>
          <w:color w:val="202124"/>
          <w:sz w:val="24"/>
          <w:szCs w:val="24"/>
          <w:lang w:val="vi-VN"/>
        </w:rPr>
      </w:pPr>
      <w:r w:rsidRPr="00BB124C">
        <w:rPr>
          <w:rFonts w:ascii="Times New Roman" w:hAnsi="Times New Roman" w:cs="Times New Roman"/>
          <w:color w:val="202124"/>
          <w:sz w:val="24"/>
          <w:szCs w:val="24"/>
          <w:lang w:val="vi-VN"/>
        </w:rPr>
        <w:tab/>
      </w:r>
      <w:r w:rsidRPr="00BB124C">
        <w:rPr>
          <w:rFonts w:ascii="Times New Roman" w:hAnsi="Times New Roman" w:cs="Times New Roman"/>
          <w:noProof/>
          <w:sz w:val="24"/>
          <w:szCs w:val="24"/>
        </w:rPr>
        <w:drawing>
          <wp:inline distT="0" distB="0" distL="0" distR="0" wp14:anchorId="75E100C0" wp14:editId="53E6C38E">
            <wp:extent cx="41814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1475" cy="447675"/>
                    </a:xfrm>
                    <a:prstGeom prst="rect">
                      <a:avLst/>
                    </a:prstGeom>
                  </pic:spPr>
                </pic:pic>
              </a:graphicData>
            </a:graphic>
          </wp:inline>
        </w:drawing>
      </w:r>
    </w:p>
    <w:p w14:paraId="624498C8" w14:textId="77777777" w:rsidR="006E05A8" w:rsidRPr="00BB124C" w:rsidRDefault="006E05A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w:t>
      </w:r>
      <w:r w:rsidR="00F35A5A" w:rsidRPr="00BB124C">
        <w:rPr>
          <w:rFonts w:ascii="Times New Roman" w:hAnsi="Times New Roman" w:cs="Times New Roman"/>
          <w:color w:val="202124"/>
          <w:sz w:val="24"/>
          <w:szCs w:val="24"/>
        </w:rPr>
        <w:t xml:space="preserve">c 2: Tạo </w:t>
      </w:r>
      <w:r w:rsidR="00EF1E81" w:rsidRPr="00BB124C">
        <w:rPr>
          <w:rFonts w:ascii="Times New Roman" w:hAnsi="Times New Roman" w:cs="Times New Roman"/>
          <w:color w:val="202124"/>
          <w:sz w:val="24"/>
          <w:szCs w:val="24"/>
        </w:rPr>
        <w:t>các layer</w:t>
      </w:r>
    </w:p>
    <w:p w14:paraId="7CA626F7" w14:textId="77777777" w:rsidR="00F35A5A" w:rsidRPr="00BB124C" w:rsidRDefault="00F35A5A"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40"/>
        <w:jc w:val="left"/>
        <w:rPr>
          <w:rFonts w:ascii="Times New Roman" w:hAnsi="Times New Roman" w:cs="Times New Roman"/>
          <w:color w:val="202124"/>
          <w:sz w:val="24"/>
          <w:szCs w:val="24"/>
        </w:rPr>
      </w:pPr>
      <w:r w:rsidRPr="00BB124C">
        <w:rPr>
          <w:rFonts w:ascii="Times New Roman" w:hAnsi="Times New Roman" w:cs="Times New Roman"/>
          <w:color w:val="202124"/>
          <w:sz w:val="24"/>
          <w:szCs w:val="24"/>
        </w:rPr>
        <w:tab/>
      </w:r>
      <w:r w:rsidR="00EF1E81" w:rsidRPr="00BB124C">
        <w:rPr>
          <w:rFonts w:ascii="Times New Roman" w:hAnsi="Times New Roman" w:cs="Times New Roman"/>
          <w:noProof/>
          <w:sz w:val="24"/>
          <w:szCs w:val="24"/>
        </w:rPr>
        <w:drawing>
          <wp:inline distT="0" distB="0" distL="0" distR="0" wp14:anchorId="56E8F786" wp14:editId="426CC0D2">
            <wp:extent cx="5886450" cy="1438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1438275"/>
                    </a:xfrm>
                    <a:prstGeom prst="rect">
                      <a:avLst/>
                    </a:prstGeom>
                  </pic:spPr>
                </pic:pic>
              </a:graphicData>
            </a:graphic>
          </wp:inline>
        </w:drawing>
      </w:r>
    </w:p>
    <w:p w14:paraId="0D31CAAB" w14:textId="77777777" w:rsidR="00EF1E81" w:rsidRPr="00BB124C" w:rsidRDefault="00EF1E81"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lastRenderedPageBreak/>
        <w:drawing>
          <wp:inline distT="0" distB="0" distL="0" distR="0" wp14:anchorId="612E1CC4" wp14:editId="41127B4C">
            <wp:extent cx="5943600" cy="16668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66875"/>
                    </a:xfrm>
                    <a:prstGeom prst="rect">
                      <a:avLst/>
                    </a:prstGeom>
                  </pic:spPr>
                </pic:pic>
              </a:graphicData>
            </a:graphic>
          </wp:inline>
        </w:drawing>
      </w:r>
    </w:p>
    <w:p w14:paraId="4A38BC31" w14:textId="77777777" w:rsidR="00EF1E81" w:rsidRPr="00BB124C" w:rsidRDefault="00EF1E81"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7D10E241" wp14:editId="0BC4DB0B">
            <wp:extent cx="5943600" cy="21005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0580"/>
                    </a:xfrm>
                    <a:prstGeom prst="rect">
                      <a:avLst/>
                    </a:prstGeom>
                  </pic:spPr>
                </pic:pic>
              </a:graphicData>
            </a:graphic>
          </wp:inline>
        </w:drawing>
      </w:r>
    </w:p>
    <w:p w14:paraId="7D9874DF" w14:textId="77777777" w:rsidR="00EF1E81" w:rsidRPr="00BB124C" w:rsidRDefault="00EF1E81"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1A13D930" wp14:editId="067FD604">
            <wp:extent cx="5943600" cy="13823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2395"/>
                    </a:xfrm>
                    <a:prstGeom prst="rect">
                      <a:avLst/>
                    </a:prstGeom>
                  </pic:spPr>
                </pic:pic>
              </a:graphicData>
            </a:graphic>
          </wp:inline>
        </w:drawing>
      </w:r>
    </w:p>
    <w:p w14:paraId="6FFEDCB8" w14:textId="4F131B22" w:rsidR="00EF1E81" w:rsidRPr="00E15A34" w:rsidRDefault="00EF1E81" w:rsidP="00E15A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40"/>
        <w:jc w:val="left"/>
        <w:rPr>
          <w:rFonts w:ascii="Times New Roman" w:hAnsi="Times New Roman" w:cs="Times New Roman"/>
          <w:color w:val="202124"/>
          <w:sz w:val="24"/>
          <w:szCs w:val="24"/>
          <w:shd w:val="clear" w:color="auto" w:fill="F8F9FA"/>
          <w:rPrChange w:id="51" w:author="Author">
            <w:rPr>
              <w:rFonts w:ascii="Times New Roman" w:hAnsi="Times New Roman" w:cs="Times New Roman"/>
              <w:color w:val="202124"/>
              <w:sz w:val="24"/>
              <w:szCs w:val="24"/>
              <w:shd w:val="clear" w:color="auto" w:fill="F8F9FA"/>
            </w:rPr>
          </w:rPrChange>
        </w:rPr>
        <w:pPrChange w:id="52" w:author="Author">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40"/>
            <w:jc w:val="left"/>
          </w:pPr>
        </w:pPrChange>
      </w:pPr>
      <w:r w:rsidRPr="00BB124C">
        <w:rPr>
          <w:rFonts w:ascii="Times New Roman" w:hAnsi="Times New Roman" w:cs="Times New Roman"/>
          <w:noProof/>
          <w:sz w:val="24"/>
          <w:szCs w:val="24"/>
        </w:rPr>
        <w:drawing>
          <wp:inline distT="0" distB="0" distL="0" distR="0" wp14:anchorId="7142072E" wp14:editId="0D1A649A">
            <wp:extent cx="5943600" cy="15906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0675"/>
                    </a:xfrm>
                    <a:prstGeom prst="rect">
                      <a:avLst/>
                    </a:prstGeom>
                  </pic:spPr>
                </pic:pic>
              </a:graphicData>
            </a:graphic>
          </wp:inline>
        </w:drawing>
      </w:r>
    </w:p>
    <w:p w14:paraId="127EE183" w14:textId="77777777" w:rsidR="00EB58DF" w:rsidRPr="00BB124C" w:rsidRDefault="006E05A8" w:rsidP="00EB58DF">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lastRenderedPageBreak/>
        <w:t xml:space="preserve">Bước 3: </w:t>
      </w:r>
      <w:r w:rsidR="00EF1E81" w:rsidRPr="00BB124C">
        <w:rPr>
          <w:rFonts w:ascii="Times New Roman" w:hAnsi="Times New Roman" w:cs="Times New Roman"/>
          <w:color w:val="202124"/>
          <w:sz w:val="24"/>
          <w:szCs w:val="24"/>
        </w:rPr>
        <w:t>Biên dị</w:t>
      </w:r>
      <w:r w:rsidR="00BB124C">
        <w:rPr>
          <w:rFonts w:ascii="Times New Roman" w:hAnsi="Times New Roman" w:cs="Times New Roman"/>
          <w:color w:val="202124"/>
          <w:sz w:val="24"/>
          <w:szCs w:val="24"/>
        </w:rPr>
        <w:t>ch modle</w:t>
      </w:r>
      <w:r w:rsidR="00EB58DF" w:rsidRPr="00BB124C">
        <w:rPr>
          <w:rFonts w:ascii="Times New Roman" w:hAnsi="Times New Roman" w:cs="Times New Roman"/>
          <w:color w:val="202124"/>
          <w:sz w:val="24"/>
          <w:szCs w:val="24"/>
          <w:lang w:val="vi-VN"/>
        </w:rPr>
        <w:tab/>
      </w:r>
      <w:r w:rsidR="00EB58DF" w:rsidRPr="00BB124C">
        <w:rPr>
          <w:noProof/>
        </w:rPr>
        <w:drawing>
          <wp:inline distT="0" distB="0" distL="0" distR="0" wp14:anchorId="48922935" wp14:editId="2A43B81D">
            <wp:extent cx="5943600" cy="19221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22145"/>
                    </a:xfrm>
                    <a:prstGeom prst="rect">
                      <a:avLst/>
                    </a:prstGeom>
                  </pic:spPr>
                </pic:pic>
              </a:graphicData>
            </a:graphic>
          </wp:inline>
        </w:drawing>
      </w:r>
    </w:p>
    <w:p w14:paraId="289E07F4" w14:textId="77777777" w:rsidR="00EB58DF" w:rsidRPr="00BB124C" w:rsidRDefault="00EB58DF" w:rsidP="00EB58DF">
      <w:pPr>
        <w:pStyle w:val="HTMLPreformatted"/>
        <w:spacing w:line="360" w:lineRule="auto"/>
        <w:rPr>
          <w:rFonts w:ascii="Times New Roman" w:hAnsi="Times New Roman" w:cs="Times New Roman"/>
          <w:color w:val="202124"/>
          <w:sz w:val="24"/>
          <w:szCs w:val="24"/>
          <w:lang w:val="vi-VN"/>
        </w:rPr>
      </w:pPr>
    </w:p>
    <w:p w14:paraId="51A3D94E" w14:textId="77777777" w:rsidR="00EF64BB" w:rsidRPr="00BB124C" w:rsidRDefault="00EF64BB"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w:t>
      </w:r>
      <w:r w:rsidR="00222A07" w:rsidRPr="00BB124C">
        <w:rPr>
          <w:rFonts w:ascii="Times New Roman" w:hAnsi="Times New Roman" w:cs="Times New Roman"/>
          <w:color w:val="202124"/>
          <w:sz w:val="24"/>
          <w:szCs w:val="24"/>
        </w:rPr>
        <w:t>c 4: Đào tạo mẫu</w:t>
      </w:r>
    </w:p>
    <w:p w14:paraId="15D471FC" w14:textId="77777777" w:rsidR="00222A07" w:rsidRPr="00222A07" w:rsidRDefault="00222A07" w:rsidP="00222A07">
      <w:pPr>
        <w:shd w:val="clear" w:color="auto" w:fill="FFFFFF"/>
        <w:spacing w:before="100" w:beforeAutospacing="1" w:after="100" w:afterAutospacing="1" w:line="240" w:lineRule="auto"/>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X_train, Y_train là dữ liệu và label cho training set. Tương tự X_val, Y_val là dữ liệu cho validation set.</w:t>
      </w:r>
    </w:p>
    <w:p w14:paraId="12259290" w14:textId="77777777" w:rsidR="00222A07" w:rsidRPr="00222A07" w:rsidRDefault="00222A07" w:rsidP="00222A07">
      <w:pPr>
        <w:shd w:val="clear" w:color="auto" w:fill="FFFFFF"/>
        <w:spacing w:before="100" w:beforeAutospacing="1" w:after="100" w:afterAutospacing="1" w:line="240" w:lineRule="auto"/>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batch_size: dùng bao nhiêu dữ liệu cho mỗi lần tính và cập nhật hệ số.</w:t>
      </w:r>
    </w:p>
    <w:p w14:paraId="467452C3" w14:textId="77777777" w:rsidR="00222A07" w:rsidRPr="00222A07" w:rsidRDefault="00222A07" w:rsidP="00222A07">
      <w:pPr>
        <w:shd w:val="clear" w:color="auto" w:fill="FFFFFF"/>
        <w:spacing w:before="100" w:beforeAutospacing="1" w:after="100" w:afterAutospacing="1" w:line="240" w:lineRule="auto"/>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một epoch được tính là khi đưa hết tất cả dữ liệu vào mạng neural network 1 lần.</w:t>
      </w:r>
    </w:p>
    <w:p w14:paraId="7797E25F" w14:textId="77777777" w:rsidR="00222A07" w:rsidRPr="00BB124C" w:rsidRDefault="00222A07" w:rsidP="00BB124C">
      <w:pPr>
        <w:shd w:val="clear" w:color="auto" w:fill="FFFFFF"/>
        <w:spacing w:before="100" w:beforeAutospacing="1" w:after="100" w:afterAutospacing="1" w:line="240" w:lineRule="auto"/>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verbose = 1 sẽ hiển thị một thanh tiến trình hoạt động có dạng [=====&gt;.......] để có thể xem tiến trình đào tạo cho mỗi epoch.</w:t>
      </w:r>
      <w:r w:rsidR="00EB58DF" w:rsidRPr="00BB124C">
        <w:rPr>
          <w:rFonts w:ascii="Times New Roman" w:hAnsi="Times New Roman" w:cs="Times New Roman"/>
          <w:noProof/>
          <w:sz w:val="24"/>
          <w:szCs w:val="24"/>
        </w:rPr>
        <w:tab/>
      </w:r>
      <w:r w:rsidR="00EB58DF" w:rsidRPr="00BB124C">
        <w:rPr>
          <w:rFonts w:ascii="Times New Roman" w:hAnsi="Times New Roman" w:cs="Times New Roman"/>
          <w:noProof/>
          <w:sz w:val="24"/>
          <w:szCs w:val="24"/>
        </w:rPr>
        <w:drawing>
          <wp:inline distT="0" distB="0" distL="0" distR="0" wp14:anchorId="02FAEC8F" wp14:editId="6F51CA04">
            <wp:extent cx="5467350" cy="1181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1181100"/>
                    </a:xfrm>
                    <a:prstGeom prst="rect">
                      <a:avLst/>
                    </a:prstGeom>
                  </pic:spPr>
                </pic:pic>
              </a:graphicData>
            </a:graphic>
          </wp:inline>
        </w:drawing>
      </w:r>
    </w:p>
    <w:p w14:paraId="18D4470F" w14:textId="77777777" w:rsidR="00222A07" w:rsidRPr="00222A07" w:rsidRDefault="00222A07" w:rsidP="00222A07">
      <w:pPr>
        <w:numPr>
          <w:ilvl w:val="0"/>
          <w:numId w:val="18"/>
        </w:numPr>
        <w:shd w:val="clear" w:color="auto" w:fill="FFFFFF"/>
        <w:spacing w:before="100" w:beforeAutospacing="1" w:after="100" w:afterAutospacing="1" w:line="240" w:lineRule="auto"/>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loss: giá trị của hàm mất mát cho dữ liệu đào tạo</w:t>
      </w:r>
    </w:p>
    <w:p w14:paraId="22B6B755" w14:textId="77777777" w:rsidR="00222A07" w:rsidRPr="00222A07" w:rsidRDefault="00222A07" w:rsidP="00222A07">
      <w:pPr>
        <w:numPr>
          <w:ilvl w:val="0"/>
          <w:numId w:val="18"/>
        </w:numPr>
        <w:shd w:val="clear" w:color="auto" w:fill="FFFFFF"/>
        <w:spacing w:before="100" w:beforeAutospacing="1" w:after="100" w:afterAutospacing="1" w:line="240" w:lineRule="auto"/>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accuracy: độ chính xác cho dữ liệu đào tạo</w:t>
      </w:r>
    </w:p>
    <w:p w14:paraId="56A40A26" w14:textId="77777777" w:rsidR="00222A07" w:rsidRPr="00222A07" w:rsidRDefault="00222A07" w:rsidP="00222A07">
      <w:pPr>
        <w:numPr>
          <w:ilvl w:val="0"/>
          <w:numId w:val="18"/>
        </w:numPr>
        <w:shd w:val="clear" w:color="auto" w:fill="FFFFFF"/>
        <w:spacing w:before="100" w:beforeAutospacing="1" w:after="100" w:afterAutospacing="1" w:line="240" w:lineRule="auto"/>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val_loss: giá trị của hàm mất mát cho dữ liệu kiểm tra</w:t>
      </w:r>
    </w:p>
    <w:p w14:paraId="6E263E93" w14:textId="77777777" w:rsidR="00EF64BB" w:rsidRPr="005C40A8" w:rsidRDefault="00222A07" w:rsidP="005C40A8">
      <w:pPr>
        <w:numPr>
          <w:ilvl w:val="0"/>
          <w:numId w:val="18"/>
        </w:numPr>
        <w:shd w:val="clear" w:color="auto" w:fill="FFFFFF"/>
        <w:spacing w:before="100" w:beforeAutospacing="1" w:after="100" w:afterAutospacing="1" w:line="240" w:lineRule="auto"/>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val_accuracy: độ chính xác cho dữ liệu kiểm tra</w:t>
      </w:r>
      <w:r w:rsidR="00532699">
        <w:rPr>
          <w:rFonts w:ascii="Times New Roman" w:eastAsia="Times New Roman" w:hAnsi="Times New Roman" w:cs="Times New Roman"/>
          <w:color w:val="212121"/>
          <w:sz w:val="24"/>
          <w:szCs w:val="24"/>
        </w:rPr>
        <w:t>.</w:t>
      </w:r>
    </w:p>
    <w:p w14:paraId="4C3B8763" w14:textId="77777777" w:rsidR="009C6C6B" w:rsidRPr="00BB124C" w:rsidRDefault="00EF64BB" w:rsidP="00B36EB1">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rPr>
      </w:pPr>
      <w:r w:rsidRPr="00BB124C">
        <w:rPr>
          <w:rFonts w:ascii="Times New Roman" w:hAnsi="Times New Roman" w:cs="Times New Roman"/>
          <w:color w:val="202124"/>
          <w:sz w:val="24"/>
          <w:szCs w:val="24"/>
        </w:rPr>
        <w:t>Bướ</w:t>
      </w:r>
      <w:r w:rsidR="009C6C6B" w:rsidRPr="00BB124C">
        <w:rPr>
          <w:rFonts w:ascii="Times New Roman" w:hAnsi="Times New Roman" w:cs="Times New Roman"/>
          <w:color w:val="202124"/>
          <w:sz w:val="24"/>
          <w:szCs w:val="24"/>
        </w:rPr>
        <w:t xml:space="preserve">c 5: Lưu model đã huấn luyện </w:t>
      </w:r>
    </w:p>
    <w:p w14:paraId="22C5AFB7" w14:textId="77777777" w:rsidR="004A7624" w:rsidRPr="00532699" w:rsidRDefault="008F0DC8" w:rsidP="00532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
        <w:jc w:val="left"/>
        <w:rPr>
          <w:rFonts w:ascii="Times New Roman" w:hAnsi="Times New Roman" w:cs="Times New Roman"/>
          <w:color w:val="202124"/>
          <w:sz w:val="24"/>
          <w:szCs w:val="24"/>
        </w:rPr>
      </w:pPr>
      <w:r w:rsidRPr="00BB124C">
        <w:rPr>
          <w:rFonts w:ascii="Times New Roman" w:hAnsi="Times New Roman" w:cs="Times New Roman"/>
          <w:noProof/>
          <w:sz w:val="24"/>
          <w:szCs w:val="24"/>
        </w:rPr>
        <w:drawing>
          <wp:inline distT="0" distB="0" distL="0" distR="0" wp14:anchorId="2FBFF1C5" wp14:editId="71AAD5C6">
            <wp:extent cx="4486275" cy="4667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466725"/>
                    </a:xfrm>
                    <a:prstGeom prst="rect">
                      <a:avLst/>
                    </a:prstGeom>
                  </pic:spPr>
                </pic:pic>
              </a:graphicData>
            </a:graphic>
          </wp:inline>
        </w:drawing>
      </w:r>
    </w:p>
    <w:p w14:paraId="14F2D5A7" w14:textId="77777777" w:rsidR="004A7624" w:rsidRPr="00BB124C" w:rsidRDefault="004A7624"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w:t>
      </w:r>
      <w:r w:rsidR="008F0DC8" w:rsidRPr="00BB124C">
        <w:rPr>
          <w:rFonts w:ascii="Times New Roman" w:hAnsi="Times New Roman" w:cs="Times New Roman"/>
          <w:color w:val="202124"/>
          <w:sz w:val="24"/>
          <w:szCs w:val="24"/>
        </w:rPr>
        <w:t xml:space="preserve">c 6: Vẽ đồ thị loss, accuracy của training set và validation set </w:t>
      </w:r>
    </w:p>
    <w:p w14:paraId="42FB16CC" w14:textId="77777777" w:rsidR="008F0DC8" w:rsidRPr="00BB124C" w:rsidRDefault="008F0DC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lastRenderedPageBreak/>
        <w:drawing>
          <wp:inline distT="0" distB="0" distL="0" distR="0" wp14:anchorId="41D80A82" wp14:editId="1818078D">
            <wp:extent cx="5943600" cy="188087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80870"/>
                    </a:xfrm>
                    <a:prstGeom prst="rect">
                      <a:avLst/>
                    </a:prstGeom>
                  </pic:spPr>
                </pic:pic>
              </a:graphicData>
            </a:graphic>
          </wp:inline>
        </w:drawing>
      </w:r>
    </w:p>
    <w:p w14:paraId="35A6739D" w14:textId="77777777" w:rsidR="008F0DC8" w:rsidRPr="00BB124C" w:rsidRDefault="008F0DC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Bước 7: Đánh giá độ chính xác của model với dữ liệu test set</w:t>
      </w:r>
    </w:p>
    <w:p w14:paraId="4DAE3044" w14:textId="77777777" w:rsidR="008F0DC8" w:rsidRPr="00BB124C" w:rsidRDefault="008F0DC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6CE67C65" wp14:editId="613F162A">
            <wp:extent cx="5943600" cy="61404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14045"/>
                    </a:xfrm>
                    <a:prstGeom prst="rect">
                      <a:avLst/>
                    </a:prstGeom>
                  </pic:spPr>
                </pic:pic>
              </a:graphicData>
            </a:graphic>
          </wp:inline>
        </w:drawing>
      </w:r>
    </w:p>
    <w:p w14:paraId="2E7E7F90" w14:textId="77777777" w:rsidR="008F0DC8" w:rsidRPr="00BB124C" w:rsidRDefault="008F0DC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Bước 8: Kiểm tra đầu ra</w:t>
      </w:r>
    </w:p>
    <w:p w14:paraId="45F08F81" w14:textId="77777777" w:rsidR="008F0DC8" w:rsidRPr="00BB124C" w:rsidRDefault="008F0DC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12121"/>
          <w:sz w:val="24"/>
          <w:szCs w:val="24"/>
          <w:shd w:val="clear" w:color="auto" w:fill="FFFFFF"/>
        </w:rPr>
        <w:t>Kiểm tra đầu ra để đảm bảo mọi thứ đều ổn. Ở đây sẽ xem xét về một số ví dụ dự đoán đúng và một số ví dụ dự đoán sai.</w:t>
      </w:r>
    </w:p>
    <w:p w14:paraId="38BE19B0" w14:textId="77777777" w:rsidR="008F0DC8" w:rsidRPr="00BB124C" w:rsidRDefault="00EB58DF" w:rsidP="00EB5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4C42439E" wp14:editId="2528CFA1">
            <wp:extent cx="5943600" cy="14903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90345"/>
                    </a:xfrm>
                    <a:prstGeom prst="rect">
                      <a:avLst/>
                    </a:prstGeom>
                  </pic:spPr>
                </pic:pic>
              </a:graphicData>
            </a:graphic>
          </wp:inline>
        </w:drawing>
      </w:r>
    </w:p>
    <w:p w14:paraId="6FEC35E6" w14:textId="77777777" w:rsidR="008F0DC8" w:rsidRDefault="00EB58DF"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29B2150D" wp14:editId="2FDE6B17">
            <wp:extent cx="5943600" cy="26746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74620"/>
                    </a:xfrm>
                    <a:prstGeom prst="rect">
                      <a:avLst/>
                    </a:prstGeom>
                  </pic:spPr>
                </pic:pic>
              </a:graphicData>
            </a:graphic>
          </wp:inline>
        </w:drawing>
      </w:r>
    </w:p>
    <w:p w14:paraId="53DCA4E6" w14:textId="77777777" w:rsidR="005C40A8" w:rsidRPr="00BB124C" w:rsidRDefault="005C40A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52AEFE92" w14:textId="77777777" w:rsidR="00EB58DF" w:rsidRPr="00BB124C" w:rsidRDefault="00EB58DF" w:rsidP="00E15A34">
      <w:pPr>
        <w:pStyle w:val="ListParagraph"/>
        <w:numPr>
          <w:ilvl w:val="0"/>
          <w:numId w:val="20"/>
        </w:numPr>
        <w:spacing w:line="276" w:lineRule="auto"/>
        <w:rPr>
          <w:rFonts w:ascii="Times New Roman" w:hAnsi="Times New Roman" w:cs="Times New Roman"/>
          <w:sz w:val="24"/>
          <w:szCs w:val="24"/>
        </w:rPr>
        <w:pPrChange w:id="53" w:author="Author">
          <w:pPr>
            <w:pStyle w:val="ListParagraph"/>
            <w:numPr>
              <w:numId w:val="20"/>
            </w:numPr>
            <w:spacing w:line="480" w:lineRule="auto"/>
            <w:ind w:left="1440" w:hanging="360"/>
          </w:pPr>
        </w:pPrChange>
      </w:pPr>
      <w:r w:rsidRPr="00BB124C">
        <w:rPr>
          <w:rFonts w:ascii="Times New Roman" w:hAnsi="Times New Roman" w:cs="Times New Roman"/>
          <w:sz w:val="24"/>
          <w:szCs w:val="24"/>
        </w:rPr>
        <w:lastRenderedPageBreak/>
        <w:t>Sử dụng OpenCV cho bài toán Object Detection</w:t>
      </w:r>
    </w:p>
    <w:p w14:paraId="1E68F9EA" w14:textId="77777777" w:rsidR="00BB124C" w:rsidRPr="00BB124C" w:rsidRDefault="00BB124C" w:rsidP="00E15A34">
      <w:pPr>
        <w:pStyle w:val="ListParagraph"/>
        <w:numPr>
          <w:ilvl w:val="0"/>
          <w:numId w:val="22"/>
        </w:numPr>
        <w:spacing w:line="276" w:lineRule="auto"/>
        <w:rPr>
          <w:rFonts w:ascii="Times New Roman" w:hAnsi="Times New Roman" w:cs="Times New Roman"/>
          <w:sz w:val="24"/>
          <w:szCs w:val="24"/>
        </w:rPr>
        <w:pPrChange w:id="54" w:author="Author">
          <w:pPr>
            <w:pStyle w:val="ListParagraph"/>
            <w:numPr>
              <w:numId w:val="22"/>
            </w:numPr>
            <w:spacing w:line="480" w:lineRule="auto"/>
            <w:ind w:left="766" w:hanging="360"/>
          </w:pPr>
        </w:pPrChange>
      </w:pPr>
      <w:r w:rsidRPr="00BB124C">
        <w:rPr>
          <w:rFonts w:ascii="Times New Roman" w:hAnsi="Times New Roman" w:cs="Times New Roman"/>
          <w:sz w:val="24"/>
          <w:szCs w:val="24"/>
        </w:rPr>
        <w:t>Nhận dạng các chữ viết có trong ảnh</w:t>
      </w:r>
    </w:p>
    <w:p w14:paraId="3C483570" w14:textId="77777777" w:rsidR="00EB58DF" w:rsidRPr="00EB58DF" w:rsidRDefault="00EB58DF" w:rsidP="00E15A34">
      <w:pPr>
        <w:shd w:val="clear" w:color="auto" w:fill="FFFFFF"/>
        <w:spacing w:before="120" w:after="90" w:line="276" w:lineRule="auto"/>
        <w:jc w:val="left"/>
        <w:rPr>
          <w:rFonts w:ascii="Times New Roman" w:eastAsia="Times New Roman" w:hAnsi="Times New Roman" w:cs="Times New Roman"/>
          <w:color w:val="212121"/>
          <w:sz w:val="24"/>
          <w:szCs w:val="24"/>
        </w:rPr>
        <w:pPrChange w:id="55" w:author="Author">
          <w:pPr>
            <w:shd w:val="clear" w:color="auto" w:fill="FFFFFF"/>
            <w:spacing w:before="120" w:after="90" w:line="360" w:lineRule="auto"/>
            <w:jc w:val="left"/>
          </w:pPr>
        </w:pPrChange>
      </w:pPr>
      <w:r w:rsidRPr="00EB58DF">
        <w:rPr>
          <w:rFonts w:ascii="Times New Roman" w:eastAsia="Times New Roman" w:hAnsi="Times New Roman" w:cs="Times New Roman"/>
          <w:color w:val="212121"/>
          <w:sz w:val="24"/>
          <w:szCs w:val="24"/>
        </w:rPr>
        <w:t>Đến bước này ta sẽ dùng opencv, đầu tiên ta sẽ xử lý ảnh và tìm contours</w:t>
      </w:r>
      <w:r w:rsidRPr="00BB124C">
        <w:rPr>
          <w:rFonts w:ascii="Times New Roman" w:eastAsia="Times New Roman" w:hAnsi="Times New Roman" w:cs="Times New Roman"/>
          <w:color w:val="212121"/>
          <w:sz w:val="24"/>
          <w:szCs w:val="24"/>
        </w:rPr>
        <w:t xml:space="preserve"> </w:t>
      </w:r>
      <w:r w:rsidRPr="00EB58DF">
        <w:rPr>
          <w:rFonts w:ascii="Times New Roman" w:eastAsia="Times New Roman" w:hAnsi="Times New Roman" w:cs="Times New Roman"/>
          <w:color w:val="212121"/>
          <w:sz w:val="24"/>
          <w:szCs w:val="24"/>
        </w:rPr>
        <w:t>(contour là một đường cong nối liền các điểm có cùng cường độ hoặc màu sắc) của từng chữ viết trên ảnh. Các bước để nhận dạng các chữ viết có trong ảnh:</w:t>
      </w:r>
    </w:p>
    <w:p w14:paraId="3936E2B4" w14:textId="77777777" w:rsidR="00EB58DF" w:rsidRPr="00EB58DF" w:rsidRDefault="00EB58DF" w:rsidP="00E15A34">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Change w:id="56" w:author="Author">
          <w:pPr>
            <w:numPr>
              <w:numId w:val="21"/>
            </w:numPr>
            <w:shd w:val="clear" w:color="auto" w:fill="FFFFFF"/>
            <w:tabs>
              <w:tab w:val="num" w:pos="720"/>
            </w:tabs>
            <w:spacing w:before="100" w:beforeAutospacing="1" w:after="100" w:afterAutospacing="1" w:line="360" w:lineRule="auto"/>
            <w:ind w:left="720" w:hanging="360"/>
            <w:jc w:val="left"/>
          </w:pPr>
        </w:pPrChange>
      </w:pPr>
      <w:r w:rsidRPr="00EB58DF">
        <w:rPr>
          <w:rFonts w:ascii="Times New Roman" w:eastAsia="Times New Roman" w:hAnsi="Times New Roman" w:cs="Times New Roman"/>
          <w:color w:val="212121"/>
          <w:sz w:val="24"/>
          <w:szCs w:val="24"/>
        </w:rPr>
        <w:t>Chuyển đổi từ hệ màu BGR sang màu xám</w:t>
      </w:r>
    </w:p>
    <w:p w14:paraId="09A3E524" w14:textId="77777777" w:rsidR="00EB58DF" w:rsidRPr="00EB58DF" w:rsidRDefault="00EB58DF" w:rsidP="00E15A34">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Change w:id="57" w:author="Author">
          <w:pPr>
            <w:numPr>
              <w:numId w:val="21"/>
            </w:numPr>
            <w:shd w:val="clear" w:color="auto" w:fill="FFFFFF"/>
            <w:tabs>
              <w:tab w:val="num" w:pos="720"/>
            </w:tabs>
            <w:spacing w:before="100" w:beforeAutospacing="1" w:after="100" w:afterAutospacing="1" w:line="360" w:lineRule="auto"/>
            <w:ind w:left="720" w:hanging="360"/>
            <w:jc w:val="left"/>
          </w:pPr>
        </w:pPrChange>
      </w:pPr>
      <w:r w:rsidRPr="00EB58DF">
        <w:rPr>
          <w:rFonts w:ascii="Times New Roman" w:eastAsia="Times New Roman" w:hAnsi="Times New Roman" w:cs="Times New Roman"/>
          <w:color w:val="212121"/>
          <w:sz w:val="24"/>
          <w:szCs w:val="24"/>
        </w:rPr>
        <w:t>Giảm nhiễu bằng Gaussian</w:t>
      </w:r>
    </w:p>
    <w:p w14:paraId="6F9A5012" w14:textId="77777777" w:rsidR="00EB58DF" w:rsidRPr="00EB58DF" w:rsidRDefault="00EB58DF" w:rsidP="00E15A34">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Change w:id="58" w:author="Author">
          <w:pPr>
            <w:numPr>
              <w:numId w:val="21"/>
            </w:numPr>
            <w:shd w:val="clear" w:color="auto" w:fill="FFFFFF"/>
            <w:tabs>
              <w:tab w:val="num" w:pos="720"/>
            </w:tabs>
            <w:spacing w:before="100" w:beforeAutospacing="1" w:after="100" w:afterAutospacing="1" w:line="360" w:lineRule="auto"/>
            <w:ind w:left="720" w:hanging="360"/>
            <w:jc w:val="left"/>
          </w:pPr>
        </w:pPrChange>
      </w:pPr>
      <w:r w:rsidRPr="00EB58DF">
        <w:rPr>
          <w:rFonts w:ascii="Times New Roman" w:eastAsia="Times New Roman" w:hAnsi="Times New Roman" w:cs="Times New Roman"/>
          <w:color w:val="212121"/>
          <w:sz w:val="24"/>
          <w:szCs w:val="24"/>
        </w:rPr>
        <w:t>Dùng threshold chuyển về ảnh binary</w:t>
      </w:r>
    </w:p>
    <w:p w14:paraId="0DFEB303" w14:textId="77777777" w:rsidR="00EB58DF" w:rsidRPr="00BB124C" w:rsidRDefault="00EB58DF" w:rsidP="00E15A34">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Change w:id="59" w:author="Author">
          <w:pPr>
            <w:numPr>
              <w:numId w:val="21"/>
            </w:numPr>
            <w:shd w:val="clear" w:color="auto" w:fill="FFFFFF"/>
            <w:tabs>
              <w:tab w:val="num" w:pos="720"/>
            </w:tabs>
            <w:spacing w:before="100" w:beforeAutospacing="1" w:after="100" w:afterAutospacing="1" w:line="360" w:lineRule="auto"/>
            <w:ind w:left="720" w:hanging="360"/>
            <w:jc w:val="left"/>
          </w:pPr>
        </w:pPrChange>
      </w:pPr>
      <w:r w:rsidRPr="00BB124C">
        <w:rPr>
          <w:rFonts w:ascii="Times New Roman" w:eastAsia="Times New Roman" w:hAnsi="Times New Roman" w:cs="Times New Roman"/>
          <w:color w:val="212121"/>
          <w:sz w:val="24"/>
          <w:szCs w:val="24"/>
        </w:rPr>
        <w:t>Tìm contour và vẽ bouding box</w:t>
      </w:r>
    </w:p>
    <w:p w14:paraId="7F261FED" w14:textId="77777777" w:rsidR="00EB58DF" w:rsidRPr="00BB124C" w:rsidRDefault="00EB58DF" w:rsidP="00EB58DF">
      <w:pPr>
        <w:shd w:val="clear" w:color="auto" w:fill="FFFFFF"/>
        <w:spacing w:before="100" w:beforeAutospacing="1" w:after="100" w:afterAutospacing="1" w:line="240" w:lineRule="auto"/>
        <w:jc w:val="left"/>
        <w:rPr>
          <w:rFonts w:ascii="Times New Roman" w:eastAsia="Times New Roman" w:hAnsi="Times New Roman" w:cs="Times New Roman"/>
          <w:color w:val="212121"/>
          <w:sz w:val="24"/>
          <w:szCs w:val="24"/>
        </w:rPr>
      </w:pPr>
      <w:r w:rsidRPr="00BB124C">
        <w:rPr>
          <w:rFonts w:ascii="Times New Roman" w:hAnsi="Times New Roman" w:cs="Times New Roman"/>
          <w:noProof/>
          <w:sz w:val="24"/>
          <w:szCs w:val="24"/>
        </w:rPr>
        <w:drawing>
          <wp:inline distT="0" distB="0" distL="0" distR="0" wp14:anchorId="02BF2342" wp14:editId="0E545333">
            <wp:extent cx="4775324" cy="2566737"/>
            <wp:effectExtent l="0" t="0" r="635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2097" cy="2581127"/>
                    </a:xfrm>
                    <a:prstGeom prst="rect">
                      <a:avLst/>
                    </a:prstGeom>
                  </pic:spPr>
                </pic:pic>
              </a:graphicData>
            </a:graphic>
          </wp:inline>
        </w:drawing>
      </w:r>
    </w:p>
    <w:p w14:paraId="2EF1A1BC" w14:textId="47CE4D27" w:rsidR="00EB58DF" w:rsidRPr="00E15A34" w:rsidRDefault="00EB58DF" w:rsidP="00E15A34">
      <w:pPr>
        <w:pStyle w:val="ListParagraph"/>
        <w:numPr>
          <w:ilvl w:val="0"/>
          <w:numId w:val="22"/>
        </w:numPr>
        <w:rPr>
          <w:rFonts w:ascii="Times New Roman" w:hAnsi="Times New Roman" w:cs="Times New Roman"/>
          <w:sz w:val="24"/>
          <w:szCs w:val="24"/>
          <w:rPrChange w:id="60" w:author="Author">
            <w:rPr>
              <w:rFonts w:ascii="Times New Roman" w:hAnsi="Times New Roman" w:cs="Times New Roman"/>
              <w:sz w:val="24"/>
              <w:szCs w:val="24"/>
            </w:rPr>
          </w:rPrChange>
        </w:rPr>
        <w:pPrChange w:id="61" w:author="Author">
          <w:pPr>
            <w:pStyle w:val="ListParagraph"/>
            <w:numPr>
              <w:numId w:val="22"/>
            </w:numPr>
            <w:ind w:left="766" w:hanging="360"/>
          </w:pPr>
        </w:pPrChange>
      </w:pPr>
      <w:r w:rsidRPr="00BB124C">
        <w:rPr>
          <w:rFonts w:ascii="Times New Roman" w:hAnsi="Times New Roman" w:cs="Times New Roman"/>
          <w:sz w:val="24"/>
          <w:szCs w:val="24"/>
        </w:rPr>
        <w:t>Dự đoán các chữ trên ảnh dựa vào model nhận diện chữ viết đã xây dựng</w:t>
      </w:r>
    </w:p>
    <w:p w14:paraId="38BF5476" w14:textId="38F32CEB" w:rsidR="00E15A34" w:rsidRDefault="00E15A34" w:rsidP="00E15A34">
      <w:pPr>
        <w:shd w:val="clear" w:color="auto" w:fill="FFFFFF"/>
        <w:spacing w:before="100" w:beforeAutospacing="1" w:after="100" w:afterAutospacing="1" w:line="240" w:lineRule="auto"/>
        <w:jc w:val="left"/>
        <w:rPr>
          <w:ins w:id="62" w:author="Author"/>
          <w:rFonts w:ascii="Times New Roman" w:eastAsia="Times New Roman" w:hAnsi="Times New Roman" w:cs="Times New Roman"/>
          <w:color w:val="212121"/>
          <w:sz w:val="24"/>
          <w:szCs w:val="24"/>
        </w:rPr>
        <w:pPrChange w:id="63" w:author="Author">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left"/>
          </w:pPr>
        </w:pPrChange>
      </w:pPr>
      <w:moveToRangeStart w:id="64" w:author="Author" w:name="move56419979"/>
      <w:moveTo w:id="65" w:author="Author">
        <w:r w:rsidRPr="00BB124C">
          <w:rPr>
            <w:rFonts w:ascii="Times New Roman" w:hAnsi="Times New Roman" w:cs="Times New Roman"/>
            <w:noProof/>
            <w:sz w:val="24"/>
            <w:szCs w:val="24"/>
          </w:rPr>
          <w:drawing>
            <wp:inline distT="0" distB="0" distL="0" distR="0" wp14:anchorId="640F00C5" wp14:editId="67F54FE1">
              <wp:extent cx="4235116" cy="2927028"/>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9885" cy="2951058"/>
                      </a:xfrm>
                      <a:prstGeom prst="rect">
                        <a:avLst/>
                      </a:prstGeom>
                    </pic:spPr>
                  </pic:pic>
                </a:graphicData>
              </a:graphic>
            </wp:inline>
          </w:drawing>
        </w:r>
      </w:moveTo>
      <w:moveToRangeEnd w:id="64"/>
    </w:p>
    <w:p w14:paraId="4892189F" w14:textId="661E7019" w:rsidR="00EB58DF" w:rsidRPr="00BB124C" w:rsidDel="006032A2" w:rsidRDefault="00BB124C" w:rsidP="00E15A34">
      <w:pPr>
        <w:shd w:val="clear" w:color="auto" w:fill="FFFFFF"/>
        <w:spacing w:before="100" w:beforeAutospacing="1" w:after="100" w:afterAutospacing="1" w:line="240" w:lineRule="auto"/>
        <w:jc w:val="left"/>
        <w:rPr>
          <w:del w:id="66" w:author="Author"/>
          <w:rFonts w:ascii="Times New Roman" w:eastAsia="Times New Roman" w:hAnsi="Times New Roman" w:cs="Times New Roman"/>
          <w:color w:val="212121"/>
          <w:sz w:val="24"/>
          <w:szCs w:val="24"/>
        </w:rPr>
        <w:pPrChange w:id="67" w:author="Admin" w:date="2020-11-16T11:50:00Z">
          <w:pPr>
            <w:shd w:val="clear" w:color="auto" w:fill="FFFFFF"/>
            <w:spacing w:before="100" w:beforeAutospacing="1" w:after="100" w:afterAutospacing="1" w:line="240" w:lineRule="auto"/>
            <w:jc w:val="left"/>
          </w:pPr>
        </w:pPrChange>
      </w:pPr>
      <w:moveFromRangeStart w:id="68" w:author="Author" w:name="move56419979"/>
      <w:moveFrom w:id="69" w:author="Author">
        <w:r w:rsidRPr="00BB124C" w:rsidDel="00E15A34">
          <w:rPr>
            <w:rFonts w:ascii="Times New Roman" w:hAnsi="Times New Roman" w:cs="Times New Roman"/>
            <w:noProof/>
            <w:sz w:val="24"/>
            <w:szCs w:val="24"/>
          </w:rPr>
          <w:drawing>
            <wp:inline distT="0" distB="0" distL="0" distR="0" wp14:anchorId="2BF788BA" wp14:editId="62802612">
              <wp:extent cx="4283242" cy="2960288"/>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5641" cy="2961946"/>
                      </a:xfrm>
                      <a:prstGeom prst="rect">
                        <a:avLst/>
                      </a:prstGeom>
                    </pic:spPr>
                  </pic:pic>
                </a:graphicData>
              </a:graphic>
            </wp:inline>
          </w:drawing>
        </w:r>
      </w:moveFrom>
      <w:moveFromRangeEnd w:id="68"/>
    </w:p>
    <w:p w14:paraId="27C7629B" w14:textId="77777777" w:rsidR="006536A6" w:rsidRPr="00BB124C" w:rsidDel="006032A2" w:rsidRDefault="006536A6" w:rsidP="00E15A34">
      <w:pPr>
        <w:rPr>
          <w:del w:id="70" w:author="Author"/>
          <w:rFonts w:ascii="Times New Roman" w:hAnsi="Times New Roman" w:cs="Times New Roman"/>
          <w:b/>
          <w:i/>
          <w:color w:val="00B0F0"/>
          <w:sz w:val="24"/>
          <w:szCs w:val="24"/>
          <w:u w:val="single"/>
          <w:shd w:val="clear" w:color="auto" w:fill="FFFFFF"/>
        </w:rPr>
        <w:pPrChange w:id="71" w:author="Admin" w:date="2020-11-16T11:50:00Z">
          <w:pPr/>
        </w:pPrChange>
      </w:pPr>
    </w:p>
    <w:p w14:paraId="271E9BCB" w14:textId="0444BEC0" w:rsidR="006536A6" w:rsidRPr="00BB124C" w:rsidDel="00E15A34" w:rsidRDefault="006536A6" w:rsidP="00E15A34">
      <w:pPr>
        <w:shd w:val="clear" w:color="auto" w:fill="FFFFFF"/>
        <w:spacing w:before="100" w:beforeAutospacing="1" w:after="100" w:afterAutospacing="1" w:line="240" w:lineRule="auto"/>
        <w:jc w:val="left"/>
        <w:rPr>
          <w:del w:id="72" w:author="Author"/>
          <w:rFonts w:ascii="Times New Roman" w:hAnsi="Times New Roman" w:cs="Times New Roman"/>
          <w:color w:val="202124"/>
          <w:sz w:val="24"/>
          <w:szCs w:val="24"/>
          <w:shd w:val="clear" w:color="auto" w:fill="F8F9FA"/>
        </w:rPr>
        <w:sectPr w:rsidR="006536A6" w:rsidRPr="00BB124C" w:rsidDel="00E15A34" w:rsidSect="006032A2">
          <w:type w:val="continuous"/>
          <w:pgSz w:w="11909" w:h="16834" w:code="9"/>
          <w:pgMar w:top="1440" w:right="1440" w:bottom="1440" w:left="1440" w:header="720" w:footer="720" w:gutter="0"/>
          <w:cols w:space="720"/>
          <w:titlePg/>
          <w:docGrid w:linePitch="360"/>
        </w:sectPr>
        <w:pPrChange w:id="73" w:author="Admin" w:date="2020-11-16T11:50:00Z">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left"/>
          </w:pPr>
        </w:pPrChange>
      </w:pPr>
    </w:p>
    <w:p w14:paraId="5C4B7929" w14:textId="4199CBD7" w:rsidR="007A0513" w:rsidRPr="00BB124C" w:rsidDel="00383B62" w:rsidRDefault="007A0513" w:rsidP="007A0513">
      <w:pPr>
        <w:pStyle w:val="ListParagraph"/>
        <w:numPr>
          <w:ilvl w:val="0"/>
          <w:numId w:val="13"/>
        </w:numPr>
        <w:rPr>
          <w:moveFrom w:id="74" w:author="Author"/>
          <w:rFonts w:ascii="Times New Roman" w:hAnsi="Times New Roman" w:cs="Times New Roman"/>
          <w:sz w:val="24"/>
          <w:szCs w:val="24"/>
        </w:rPr>
      </w:pPr>
      <w:moveFromRangeStart w:id="75" w:author="Author" w:name="move56418994"/>
      <w:moveFrom w:id="76" w:author="Author">
        <w:r w:rsidRPr="00BB124C" w:rsidDel="00383B62">
          <w:rPr>
            <w:rFonts w:ascii="Times New Roman" w:hAnsi="Times New Roman" w:cs="Times New Roman"/>
            <w:sz w:val="24"/>
            <w:szCs w:val="24"/>
          </w:rPr>
          <w:t>Colab:</w:t>
        </w:r>
        <w:r w:rsidR="00C63B7A" w:rsidRPr="00BB124C" w:rsidDel="00383B62">
          <w:rPr>
            <w:rFonts w:ascii="Times New Roman" w:hAnsi="Times New Roman" w:cs="Times New Roman"/>
            <w:noProof/>
            <w:sz w:val="24"/>
            <w:szCs w:val="24"/>
          </w:rPr>
          <w:t xml:space="preserve"> </w:t>
        </w:r>
      </w:moveFrom>
    </w:p>
    <w:p w14:paraId="5673FF7F" w14:textId="1059CAAF" w:rsidR="007A0513" w:rsidRPr="00BB124C" w:rsidDel="00383B62" w:rsidRDefault="007A0513" w:rsidP="007A0513">
      <w:pPr>
        <w:pStyle w:val="ListParagraph"/>
        <w:rPr>
          <w:moveFrom w:id="77" w:author="Author"/>
          <w:rFonts w:ascii="Times New Roman" w:hAnsi="Times New Roman" w:cs="Times New Roman"/>
          <w:sz w:val="24"/>
          <w:szCs w:val="24"/>
        </w:rPr>
      </w:pPr>
      <w:moveFrom w:id="78" w:author="Author">
        <w:r w:rsidRPr="00BB124C" w:rsidDel="00383B62">
          <w:rPr>
            <w:rFonts w:ascii="Times New Roman" w:hAnsi="Times New Roman" w:cs="Times New Roman"/>
            <w:noProof/>
            <w:sz w:val="24"/>
            <w:szCs w:val="24"/>
          </w:rPr>
          <w:drawing>
            <wp:inline distT="0" distB="0" distL="0" distR="0" wp14:anchorId="3CE0FBB4" wp14:editId="1E24F2A6">
              <wp:extent cx="2824427"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5734" cy="1334117"/>
                      </a:xfrm>
                      <a:prstGeom prst="rect">
                        <a:avLst/>
                      </a:prstGeom>
                    </pic:spPr>
                  </pic:pic>
                </a:graphicData>
              </a:graphic>
            </wp:inline>
          </w:drawing>
        </w:r>
        <w:r w:rsidRPr="00BB124C" w:rsidDel="00383B62">
          <w:rPr>
            <w:rFonts w:ascii="Times New Roman" w:hAnsi="Times New Roman" w:cs="Times New Roman"/>
            <w:sz w:val="24"/>
            <w:szCs w:val="24"/>
          </w:rPr>
          <w:t xml:space="preserve"> </w:t>
        </w:r>
      </w:moveFrom>
    </w:p>
    <w:p w14:paraId="3B1D90AA" w14:textId="2704301D" w:rsidR="007A0513" w:rsidRPr="00BB124C" w:rsidDel="00383B62" w:rsidRDefault="00E160DE" w:rsidP="00E160DE">
      <w:pPr>
        <w:rPr>
          <w:moveFrom w:id="79" w:author="Author"/>
          <w:rFonts w:ascii="Times New Roman" w:hAnsi="Times New Roman" w:cs="Times New Roman"/>
          <w:b/>
          <w:sz w:val="24"/>
          <w:szCs w:val="24"/>
        </w:rPr>
      </w:pPr>
      <w:moveFrom w:id="80" w:author="Author">
        <w:r w:rsidRPr="00BB124C" w:rsidDel="00383B62">
          <w:rPr>
            <w:rFonts w:ascii="Times New Roman" w:hAnsi="Times New Roman" w:cs="Times New Roman"/>
            <w:b/>
            <w:sz w:val="24"/>
            <w:szCs w:val="24"/>
          </w:rPr>
          <w:br/>
        </w:r>
        <w:r w:rsidR="007A0513" w:rsidRPr="00BB124C" w:rsidDel="00383B62">
          <w:rPr>
            <w:rFonts w:ascii="Times New Roman" w:hAnsi="Times New Roman" w:cs="Times New Roman"/>
            <w:b/>
            <w:sz w:val="24"/>
            <w:szCs w:val="24"/>
          </w:rPr>
          <w:t>Colaboratory là gì?</w:t>
        </w:r>
      </w:moveFrom>
    </w:p>
    <w:p w14:paraId="7843A850" w14:textId="7ED5AA57" w:rsidR="007A0513" w:rsidRPr="00BB124C" w:rsidDel="00383B62" w:rsidRDefault="007A0513" w:rsidP="007A0513">
      <w:pPr>
        <w:pStyle w:val="NormalWeb"/>
        <w:shd w:val="clear" w:color="auto" w:fill="FFFFFF"/>
        <w:spacing w:before="120" w:beforeAutospacing="0" w:after="90" w:afterAutospacing="0"/>
        <w:rPr>
          <w:moveFrom w:id="81" w:author="Author"/>
          <w:color w:val="212121"/>
        </w:rPr>
      </w:pPr>
      <w:moveFrom w:id="82" w:author="Author">
        <w:r w:rsidRPr="00BB124C" w:rsidDel="00383B62">
          <w:rPr>
            <w:color w:val="212121"/>
          </w:rPr>
          <w:t>Colaboratory (gọi tắt là "Colab") cho phép bạn viết và thực thi Python trong trình duyệt với các lợi ích sau:</w:t>
        </w:r>
      </w:moveFrom>
    </w:p>
    <w:p w14:paraId="569D0E1B" w14:textId="027770CB" w:rsidR="007A0513" w:rsidRPr="00BB124C" w:rsidDel="00383B62" w:rsidRDefault="007A0513" w:rsidP="007A0513">
      <w:pPr>
        <w:numPr>
          <w:ilvl w:val="0"/>
          <w:numId w:val="12"/>
        </w:numPr>
        <w:shd w:val="clear" w:color="auto" w:fill="FFFFFF"/>
        <w:spacing w:before="100" w:beforeAutospacing="1" w:after="100" w:afterAutospacing="1" w:line="240" w:lineRule="auto"/>
        <w:jc w:val="left"/>
        <w:rPr>
          <w:moveFrom w:id="83" w:author="Author"/>
          <w:rFonts w:ascii="Times New Roman" w:hAnsi="Times New Roman" w:cs="Times New Roman"/>
          <w:color w:val="212121"/>
          <w:sz w:val="24"/>
          <w:szCs w:val="24"/>
        </w:rPr>
      </w:pPr>
      <w:moveFrom w:id="84" w:author="Author">
        <w:r w:rsidRPr="00BB124C" w:rsidDel="00383B62">
          <w:rPr>
            <w:rFonts w:ascii="Times New Roman" w:hAnsi="Times New Roman" w:cs="Times New Roman"/>
            <w:color w:val="212121"/>
            <w:sz w:val="24"/>
            <w:szCs w:val="24"/>
          </w:rPr>
          <w:t>Không yêu cầu cấu hình</w:t>
        </w:r>
      </w:moveFrom>
    </w:p>
    <w:p w14:paraId="62330430" w14:textId="117499B6" w:rsidR="007A0513" w:rsidRPr="00BB124C" w:rsidDel="00383B62" w:rsidRDefault="007A0513" w:rsidP="007A0513">
      <w:pPr>
        <w:numPr>
          <w:ilvl w:val="0"/>
          <w:numId w:val="12"/>
        </w:numPr>
        <w:shd w:val="clear" w:color="auto" w:fill="FFFFFF"/>
        <w:spacing w:before="100" w:beforeAutospacing="1" w:after="100" w:afterAutospacing="1" w:line="240" w:lineRule="auto"/>
        <w:jc w:val="left"/>
        <w:rPr>
          <w:moveFrom w:id="85" w:author="Author"/>
          <w:rFonts w:ascii="Times New Roman" w:hAnsi="Times New Roman" w:cs="Times New Roman"/>
          <w:color w:val="212121"/>
          <w:sz w:val="24"/>
          <w:szCs w:val="24"/>
        </w:rPr>
      </w:pPr>
      <w:moveFrom w:id="86" w:author="Author">
        <w:r w:rsidRPr="00BB124C" w:rsidDel="00383B62">
          <w:rPr>
            <w:rFonts w:ascii="Times New Roman" w:hAnsi="Times New Roman" w:cs="Times New Roman"/>
            <w:color w:val="212121"/>
            <w:sz w:val="24"/>
            <w:szCs w:val="24"/>
          </w:rPr>
          <w:t>Sử dụng miễn phí GPU</w:t>
        </w:r>
        <w:r w:rsidR="00BE53BE" w:rsidRPr="00BB124C" w:rsidDel="00383B62">
          <w:rPr>
            <w:rFonts w:ascii="Times New Roman" w:hAnsi="Times New Roman" w:cs="Times New Roman"/>
            <w:color w:val="212121"/>
            <w:sz w:val="24"/>
            <w:szCs w:val="24"/>
          </w:rPr>
          <w:t xml:space="preserve"> (</w:t>
        </w:r>
        <w:r w:rsidR="00BE53BE" w:rsidRPr="00BB124C" w:rsidDel="00383B62">
          <w:rPr>
            <w:rFonts w:ascii="Times New Roman" w:hAnsi="Times New Roman" w:cs="Times New Roman"/>
            <w:color w:val="202124"/>
            <w:sz w:val="24"/>
            <w:szCs w:val="24"/>
            <w:shd w:val="clear" w:color="auto" w:fill="FFFFFF"/>
          </w:rPr>
          <w:t>(Graphics Processing Unit – bộ xử lý đồ họa)</w:t>
        </w:r>
      </w:moveFrom>
    </w:p>
    <w:p w14:paraId="5A34923B" w14:textId="76B3B3F8" w:rsidR="007A0513" w:rsidRPr="00BB124C" w:rsidDel="00383B62" w:rsidRDefault="007A0513" w:rsidP="007A0513">
      <w:pPr>
        <w:numPr>
          <w:ilvl w:val="0"/>
          <w:numId w:val="12"/>
        </w:numPr>
        <w:shd w:val="clear" w:color="auto" w:fill="FFFFFF"/>
        <w:spacing w:before="100" w:beforeAutospacing="1" w:after="100" w:afterAutospacing="1" w:line="240" w:lineRule="auto"/>
        <w:jc w:val="left"/>
        <w:rPr>
          <w:moveFrom w:id="87" w:author="Author"/>
          <w:rFonts w:ascii="Times New Roman" w:hAnsi="Times New Roman" w:cs="Times New Roman"/>
          <w:color w:val="212121"/>
          <w:sz w:val="24"/>
          <w:szCs w:val="24"/>
        </w:rPr>
      </w:pPr>
      <w:moveFrom w:id="88" w:author="Author">
        <w:r w:rsidRPr="00BB124C" w:rsidDel="00383B62">
          <w:rPr>
            <w:rFonts w:ascii="Times New Roman" w:hAnsi="Times New Roman" w:cs="Times New Roman"/>
            <w:color w:val="212121"/>
            <w:sz w:val="24"/>
            <w:szCs w:val="24"/>
          </w:rPr>
          <w:t>Chia sẻ dễ dàng</w:t>
        </w:r>
      </w:moveFrom>
    </w:p>
    <w:p w14:paraId="2DDAD7BF" w14:textId="670C2634" w:rsidR="007A0513" w:rsidRPr="00BB124C" w:rsidDel="00383B62" w:rsidRDefault="007A0513" w:rsidP="007A0513">
      <w:pPr>
        <w:rPr>
          <w:moveFrom w:id="89" w:author="Author"/>
          <w:rFonts w:ascii="Times New Roman" w:hAnsi="Times New Roman" w:cs="Times New Roman"/>
          <w:noProof/>
          <w:sz w:val="24"/>
          <w:szCs w:val="24"/>
        </w:rPr>
        <w:sectPr w:rsidR="007A0513" w:rsidRPr="00BB124C" w:rsidDel="00383B62" w:rsidSect="00383B62">
          <w:type w:val="continuous"/>
          <w:pgSz w:w="11909" w:h="16834" w:code="9"/>
          <w:pgMar w:top="1440" w:right="1440" w:bottom="1440" w:left="1440" w:header="720" w:footer="720" w:gutter="0"/>
          <w:cols w:space="1008"/>
          <w:titlePg/>
          <w:docGrid w:linePitch="360"/>
        </w:sectPr>
      </w:pPr>
    </w:p>
    <w:p w14:paraId="3F938CF5" w14:textId="7A31ABF2" w:rsidR="007A0513" w:rsidRPr="00BB124C" w:rsidDel="00383B62" w:rsidRDefault="00E160DE" w:rsidP="00E160DE">
      <w:pPr>
        <w:rPr>
          <w:moveFrom w:id="90" w:author="Author"/>
          <w:rFonts w:ascii="Times New Roman" w:hAnsi="Times New Roman" w:cs="Times New Roman"/>
          <w:color w:val="212121"/>
          <w:sz w:val="24"/>
          <w:szCs w:val="24"/>
          <w:shd w:val="clear" w:color="auto" w:fill="FFFFFF"/>
        </w:rPr>
      </w:pPr>
      <w:moveFrom w:id="91" w:author="Author">
        <w:r w:rsidRPr="00BB124C" w:rsidDel="00383B62">
          <w:rPr>
            <w:rFonts w:ascii="Times New Roman" w:hAnsi="Times New Roman" w:cs="Times New Roman"/>
            <w:color w:val="212121"/>
            <w:sz w:val="24"/>
            <w:szCs w:val="24"/>
            <w:shd w:val="clear" w:color="auto" w:fill="FFFFFF"/>
          </w:rPr>
          <w:t>Với Colab, bạn có thể khai thác toàn bộ sức mạnh của các thư viện Python phổ biến để phân tích và trực quan hóa dữ liệu. Ô chứa mã ở bên dưới sử dụng </w:t>
        </w:r>
        <w:r w:rsidRPr="00BB124C" w:rsidDel="00383B62">
          <w:rPr>
            <w:rStyle w:val="Strong"/>
            <w:rFonts w:ascii="Times New Roman" w:hAnsi="Times New Roman" w:cs="Times New Roman"/>
            <w:color w:val="212121"/>
            <w:sz w:val="24"/>
            <w:szCs w:val="24"/>
            <w:shd w:val="clear" w:color="auto" w:fill="FFFFFF"/>
          </w:rPr>
          <w:t>numpy</w:t>
        </w:r>
        <w:r w:rsidRPr="00BB124C" w:rsidDel="00383B62">
          <w:rPr>
            <w:rFonts w:ascii="Times New Roman" w:hAnsi="Times New Roman" w:cs="Times New Roman"/>
            <w:color w:val="212121"/>
            <w:sz w:val="24"/>
            <w:szCs w:val="24"/>
            <w:shd w:val="clear" w:color="auto" w:fill="FFFFFF"/>
          </w:rPr>
          <w:t> để tạo một số dữ liệu ngẫu nhiên và sử dụng </w:t>
        </w:r>
        <w:r w:rsidRPr="00BB124C" w:rsidDel="00383B62">
          <w:rPr>
            <w:rStyle w:val="Strong"/>
            <w:rFonts w:ascii="Times New Roman" w:hAnsi="Times New Roman" w:cs="Times New Roman"/>
            <w:color w:val="212121"/>
            <w:sz w:val="24"/>
            <w:szCs w:val="24"/>
            <w:shd w:val="clear" w:color="auto" w:fill="FFFFFF"/>
          </w:rPr>
          <w:t>matplotlib</w:t>
        </w:r>
        <w:r w:rsidRPr="00BB124C" w:rsidDel="00383B62">
          <w:rPr>
            <w:rFonts w:ascii="Times New Roman" w:hAnsi="Times New Roman" w:cs="Times New Roman"/>
            <w:color w:val="212121"/>
            <w:sz w:val="24"/>
            <w:szCs w:val="24"/>
            <w:shd w:val="clear" w:color="auto" w:fill="FFFFFF"/>
          </w:rPr>
          <w:t> để trực quan hóa dữ liệu đó. Để chỉnh sửa mã này, bạn chỉ cần nhấp vào ô đó và bắt đầu chỉnh sửa.</w:t>
        </w:r>
        <w:r w:rsidR="000551C0" w:rsidRPr="00BB124C" w:rsidDel="00383B62">
          <w:rPr>
            <w:rFonts w:ascii="Times New Roman" w:hAnsi="Times New Roman" w:cs="Times New Roman"/>
            <w:color w:val="212121"/>
            <w:sz w:val="24"/>
            <w:szCs w:val="24"/>
            <w:shd w:val="clear" w:color="auto" w:fill="FFFFFF"/>
          </w:rPr>
          <w:t xml:space="preserve"> </w:t>
        </w:r>
      </w:moveFrom>
    </w:p>
    <w:p w14:paraId="1A93734A" w14:textId="7E195E89" w:rsidR="004A7624" w:rsidRPr="00BB124C" w:rsidDel="00383B62" w:rsidRDefault="004A7624" w:rsidP="004A7624">
      <w:pPr>
        <w:rPr>
          <w:moveFrom w:id="92" w:author="Author"/>
          <w:rFonts w:ascii="Times New Roman" w:hAnsi="Times New Roman" w:cs="Times New Roman"/>
          <w:noProof/>
          <w:sz w:val="24"/>
          <w:szCs w:val="24"/>
        </w:rPr>
      </w:pPr>
      <w:moveFrom w:id="93" w:author="Author">
        <w:r w:rsidRPr="00BB124C" w:rsidDel="00383B62">
          <w:rPr>
            <w:rFonts w:ascii="Times New Roman" w:hAnsi="Times New Roman" w:cs="Times New Roman"/>
            <w:noProof/>
            <w:sz w:val="24"/>
            <w:szCs w:val="24"/>
          </w:rPr>
          <w:drawing>
            <wp:inline distT="0" distB="0" distL="0" distR="0" wp14:anchorId="0A7D7E02" wp14:editId="0B57D2F2">
              <wp:extent cx="581025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4810125"/>
                      </a:xfrm>
                      <a:prstGeom prst="rect">
                        <a:avLst/>
                      </a:prstGeom>
                    </pic:spPr>
                  </pic:pic>
                </a:graphicData>
              </a:graphic>
            </wp:inline>
          </w:drawing>
        </w:r>
      </w:moveFrom>
    </w:p>
    <w:p w14:paraId="25BAA105" w14:textId="56F847E7" w:rsidR="004A7624" w:rsidRPr="00BB124C" w:rsidDel="00383B62" w:rsidRDefault="004A7624" w:rsidP="004A7624">
      <w:pPr>
        <w:rPr>
          <w:moveFrom w:id="94" w:author="Author"/>
          <w:rFonts w:ascii="Times New Roman" w:hAnsi="Times New Roman" w:cs="Times New Roman"/>
          <w:color w:val="212121"/>
          <w:sz w:val="24"/>
          <w:szCs w:val="24"/>
          <w:shd w:val="clear" w:color="auto" w:fill="FFFFFF"/>
        </w:rPr>
      </w:pPr>
      <w:moveFrom w:id="95" w:author="Author">
        <w:r w:rsidRPr="00BB124C" w:rsidDel="00383B62">
          <w:rPr>
            <w:rFonts w:ascii="Times New Roman" w:hAnsi="Times New Roman" w:cs="Times New Roman"/>
            <w:color w:val="212121"/>
            <w:sz w:val="24"/>
            <w:szCs w:val="24"/>
            <w:shd w:val="clear" w:color="auto" w:fill="FFFFFF"/>
          </w:rPr>
          <w:t>Với Colab, chỉ cần sử dụng </w:t>
        </w:r>
        <w:r w:rsidR="00647351" w:rsidDel="00383B62">
          <w:fldChar w:fldCharType="begin"/>
        </w:r>
        <w:r w:rsidR="00647351" w:rsidDel="00383B62">
          <w:instrText xml:space="preserve"> HYPERLINK "https://colab.research.google.com/github/tensorflow/docs/blob/master/site/en/tutorials/quickstart/beginner.ipynb" \t "_blank" </w:instrText>
        </w:r>
        <w:r w:rsidR="00647351" w:rsidDel="00383B62">
          <w:fldChar w:fldCharType="separate"/>
        </w:r>
        <w:r w:rsidRPr="00BB124C" w:rsidDel="00383B62">
          <w:rPr>
            <w:rStyle w:val="Hyperlink"/>
            <w:rFonts w:ascii="Times New Roman" w:hAnsi="Times New Roman" w:cs="Times New Roman"/>
            <w:color w:val="000000" w:themeColor="text1"/>
            <w:sz w:val="24"/>
            <w:szCs w:val="24"/>
            <w:u w:val="none"/>
            <w:shd w:val="clear" w:color="auto" w:fill="FFFFFF"/>
          </w:rPr>
          <w:t>một vài dòng mã</w:t>
        </w:r>
        <w:r w:rsidR="00647351" w:rsidDel="00383B62">
          <w:rPr>
            <w:rStyle w:val="Hyperlink"/>
            <w:rFonts w:ascii="Times New Roman" w:hAnsi="Times New Roman" w:cs="Times New Roman"/>
            <w:color w:val="000000" w:themeColor="text1"/>
            <w:sz w:val="24"/>
            <w:szCs w:val="24"/>
            <w:u w:val="none"/>
            <w:shd w:val="clear" w:color="auto" w:fill="FFFFFF"/>
          </w:rPr>
          <w:fldChar w:fldCharType="end"/>
        </w:r>
        <w:r w:rsidRPr="00BB124C" w:rsidDel="00383B62">
          <w:rPr>
            <w:rFonts w:ascii="Times New Roman" w:hAnsi="Times New Roman" w:cs="Times New Roman"/>
            <w:color w:val="000000" w:themeColor="text1"/>
            <w:sz w:val="24"/>
            <w:szCs w:val="24"/>
            <w:shd w:val="clear" w:color="auto" w:fill="FFFFFF"/>
          </w:rPr>
          <w:t> là bạn có thể nhập tập dữ liệu hình ảnh, huấn luyện một trình phân loại hình ảnh dựa trên tập dữ liệu đó và đánh giá mô hình này. Sổ tay trên Colab thực thi mã trên các máy chủ đám mây của Google. Nhờ đó, bạn có thể tận dụng sức mạnh của phần cứng Google, bao gồm cả </w:t>
        </w:r>
        <w:r w:rsidR="006A25C2" w:rsidDel="00383B62">
          <w:fldChar w:fldCharType="begin"/>
        </w:r>
        <w:r w:rsidR="006A25C2" w:rsidDel="00383B62">
          <w:instrText xml:space="preserve"> HYPERLINK "https://colab.research.google.com/notebooks/welcome.ipynb" \l </w:instrText>
        </w:r>
        <w:r w:rsidR="006A25C2" w:rsidDel="00383B62">
          <w:instrText xml:space="preserve">"using-accelerated-hardware" </w:instrText>
        </w:r>
        <w:r w:rsidR="006A25C2" w:rsidDel="00383B62">
          <w:fldChar w:fldCharType="separate"/>
        </w:r>
        <w:r w:rsidRPr="00BB124C" w:rsidDel="00383B62">
          <w:rPr>
            <w:rStyle w:val="Hyperlink"/>
            <w:rFonts w:ascii="Times New Roman" w:hAnsi="Times New Roman" w:cs="Times New Roman"/>
            <w:color w:val="000000" w:themeColor="text1"/>
            <w:sz w:val="24"/>
            <w:szCs w:val="24"/>
            <w:u w:val="none"/>
            <w:shd w:val="clear" w:color="auto" w:fill="FFFFFF"/>
          </w:rPr>
          <w:t>GPU và TPU</w:t>
        </w:r>
        <w:r w:rsidR="006A25C2" w:rsidDel="00383B62">
          <w:rPr>
            <w:rStyle w:val="Hyperlink"/>
            <w:rFonts w:ascii="Times New Roman" w:hAnsi="Times New Roman" w:cs="Times New Roman"/>
            <w:color w:val="000000" w:themeColor="text1"/>
            <w:sz w:val="24"/>
            <w:szCs w:val="24"/>
            <w:u w:val="none"/>
            <w:shd w:val="clear" w:color="auto" w:fill="FFFFFF"/>
          </w:rPr>
          <w:fldChar w:fldCharType="end"/>
        </w:r>
        <w:r w:rsidRPr="00BB124C" w:rsidDel="00383B62">
          <w:rPr>
            <w:rFonts w:ascii="Times New Roman" w:hAnsi="Times New Roman" w:cs="Times New Roman"/>
            <w:color w:val="000000" w:themeColor="text1"/>
            <w:sz w:val="24"/>
            <w:szCs w:val="24"/>
            <w:shd w:val="clear" w:color="auto" w:fill="FFFFFF"/>
          </w:rPr>
          <w:t xml:space="preserve">, </w:t>
        </w:r>
        <w:r w:rsidRPr="00BB124C" w:rsidDel="00383B62">
          <w:rPr>
            <w:rFonts w:ascii="Times New Roman" w:hAnsi="Times New Roman" w:cs="Times New Roman"/>
            <w:color w:val="212121"/>
            <w:sz w:val="24"/>
            <w:szCs w:val="24"/>
            <w:shd w:val="clear" w:color="auto" w:fill="FFFFFF"/>
          </w:rPr>
          <w:t>cho dù máy tính của bạn sử dụng sức mạnh phần cứng nào. Bạn chỉ cần một trình duyệt.</w:t>
        </w:r>
      </w:moveFrom>
    </w:p>
    <w:p w14:paraId="03C00D12" w14:textId="1430AC61" w:rsidR="004A7624" w:rsidRPr="00BB124C" w:rsidDel="00383B62" w:rsidRDefault="004A7624" w:rsidP="004A7624">
      <w:pPr>
        <w:shd w:val="clear" w:color="auto" w:fill="FFFFFF"/>
        <w:spacing w:before="120" w:after="90" w:line="240" w:lineRule="auto"/>
        <w:jc w:val="left"/>
        <w:rPr>
          <w:moveFrom w:id="96" w:author="Author"/>
          <w:rFonts w:ascii="Times New Roman" w:eastAsia="Times New Roman" w:hAnsi="Times New Roman" w:cs="Times New Roman"/>
          <w:color w:val="212121"/>
          <w:sz w:val="24"/>
          <w:szCs w:val="24"/>
        </w:rPr>
      </w:pPr>
      <w:moveFrom w:id="97" w:author="Author">
        <w:r w:rsidRPr="00BB124C" w:rsidDel="00383B62">
          <w:rPr>
            <w:rFonts w:ascii="Times New Roman" w:eastAsia="Times New Roman" w:hAnsi="Times New Roman" w:cs="Times New Roman"/>
            <w:color w:val="212121"/>
            <w:sz w:val="24"/>
            <w:szCs w:val="24"/>
          </w:rPr>
          <w:t>Colab được sử dụng rộng rãi trong cộng đồng máy học với các ứng dụng như:</w:t>
        </w:r>
      </w:moveFrom>
    </w:p>
    <w:p w14:paraId="79C20D41" w14:textId="1B08A316" w:rsidR="004A7624" w:rsidRPr="00BB124C" w:rsidDel="00383B62" w:rsidRDefault="004A7624" w:rsidP="004A7624">
      <w:pPr>
        <w:numPr>
          <w:ilvl w:val="0"/>
          <w:numId w:val="14"/>
        </w:numPr>
        <w:shd w:val="clear" w:color="auto" w:fill="FFFFFF"/>
        <w:spacing w:before="100" w:beforeAutospacing="1" w:after="100" w:afterAutospacing="1" w:line="240" w:lineRule="auto"/>
        <w:jc w:val="left"/>
        <w:rPr>
          <w:moveFrom w:id="98" w:author="Author"/>
          <w:rFonts w:ascii="Times New Roman" w:eastAsia="Times New Roman" w:hAnsi="Times New Roman" w:cs="Times New Roman"/>
          <w:color w:val="212121"/>
          <w:sz w:val="24"/>
          <w:szCs w:val="24"/>
        </w:rPr>
      </w:pPr>
      <w:moveFrom w:id="99" w:author="Author">
        <w:r w:rsidRPr="00BB124C" w:rsidDel="00383B62">
          <w:rPr>
            <w:rFonts w:ascii="Times New Roman" w:eastAsia="Times New Roman" w:hAnsi="Times New Roman" w:cs="Times New Roman"/>
            <w:color w:val="212121"/>
            <w:sz w:val="24"/>
            <w:szCs w:val="24"/>
          </w:rPr>
          <w:t>Bắt đầu sử dụng TensorFlow</w:t>
        </w:r>
      </w:moveFrom>
    </w:p>
    <w:p w14:paraId="24836CC7" w14:textId="11E99C34" w:rsidR="004A7624" w:rsidRPr="00BB124C" w:rsidDel="00383B62" w:rsidRDefault="004A7624" w:rsidP="004A7624">
      <w:pPr>
        <w:numPr>
          <w:ilvl w:val="0"/>
          <w:numId w:val="14"/>
        </w:numPr>
        <w:shd w:val="clear" w:color="auto" w:fill="FFFFFF"/>
        <w:spacing w:before="100" w:beforeAutospacing="1" w:after="100" w:afterAutospacing="1" w:line="240" w:lineRule="auto"/>
        <w:jc w:val="left"/>
        <w:rPr>
          <w:moveFrom w:id="100" w:author="Author"/>
          <w:rFonts w:ascii="Times New Roman" w:eastAsia="Times New Roman" w:hAnsi="Times New Roman" w:cs="Times New Roman"/>
          <w:color w:val="212121"/>
          <w:sz w:val="24"/>
          <w:szCs w:val="24"/>
        </w:rPr>
      </w:pPr>
      <w:moveFrom w:id="101" w:author="Author">
        <w:r w:rsidRPr="00BB124C" w:rsidDel="00383B62">
          <w:rPr>
            <w:rFonts w:ascii="Times New Roman" w:eastAsia="Times New Roman" w:hAnsi="Times New Roman" w:cs="Times New Roman"/>
            <w:color w:val="212121"/>
            <w:sz w:val="24"/>
            <w:szCs w:val="24"/>
          </w:rPr>
          <w:t>Phát triển và huấn luyện mạng nơron</w:t>
        </w:r>
      </w:moveFrom>
    </w:p>
    <w:p w14:paraId="60F0D300" w14:textId="6ADAB2AB" w:rsidR="004A7624" w:rsidRPr="00BB124C" w:rsidDel="00383B62" w:rsidRDefault="004A7624" w:rsidP="004A7624">
      <w:pPr>
        <w:numPr>
          <w:ilvl w:val="0"/>
          <w:numId w:val="14"/>
        </w:numPr>
        <w:shd w:val="clear" w:color="auto" w:fill="FFFFFF"/>
        <w:spacing w:before="100" w:beforeAutospacing="1" w:after="100" w:afterAutospacing="1" w:line="240" w:lineRule="auto"/>
        <w:jc w:val="left"/>
        <w:rPr>
          <w:moveFrom w:id="102" w:author="Author"/>
          <w:rFonts w:ascii="Times New Roman" w:eastAsia="Times New Roman" w:hAnsi="Times New Roman" w:cs="Times New Roman"/>
          <w:color w:val="212121"/>
          <w:sz w:val="24"/>
          <w:szCs w:val="24"/>
        </w:rPr>
      </w:pPr>
      <w:moveFrom w:id="103" w:author="Author">
        <w:r w:rsidRPr="00BB124C" w:rsidDel="00383B62">
          <w:rPr>
            <w:rFonts w:ascii="Times New Roman" w:eastAsia="Times New Roman" w:hAnsi="Times New Roman" w:cs="Times New Roman"/>
            <w:color w:val="212121"/>
            <w:sz w:val="24"/>
            <w:szCs w:val="24"/>
          </w:rPr>
          <w:t>Thử nghiệm có sử dụng TPU</w:t>
        </w:r>
      </w:moveFrom>
    </w:p>
    <w:p w14:paraId="11DB967F" w14:textId="5B9F93BB" w:rsidR="004A7624" w:rsidRPr="00BB124C" w:rsidDel="00383B62" w:rsidRDefault="004A7624" w:rsidP="004A7624">
      <w:pPr>
        <w:numPr>
          <w:ilvl w:val="0"/>
          <w:numId w:val="14"/>
        </w:numPr>
        <w:shd w:val="clear" w:color="auto" w:fill="FFFFFF"/>
        <w:spacing w:before="100" w:beforeAutospacing="1" w:after="100" w:afterAutospacing="1" w:line="240" w:lineRule="auto"/>
        <w:jc w:val="left"/>
        <w:rPr>
          <w:moveFrom w:id="104" w:author="Author"/>
          <w:rFonts w:ascii="Times New Roman" w:eastAsia="Times New Roman" w:hAnsi="Times New Roman" w:cs="Times New Roman"/>
          <w:color w:val="212121"/>
          <w:sz w:val="24"/>
          <w:szCs w:val="24"/>
        </w:rPr>
      </w:pPr>
      <w:moveFrom w:id="105" w:author="Author">
        <w:r w:rsidRPr="00BB124C" w:rsidDel="00383B62">
          <w:rPr>
            <w:rFonts w:ascii="Times New Roman" w:eastAsia="Times New Roman" w:hAnsi="Times New Roman" w:cs="Times New Roman"/>
            <w:color w:val="212121"/>
            <w:sz w:val="24"/>
            <w:szCs w:val="24"/>
          </w:rPr>
          <w:t>Phổ biến nghiên cứu về AI (trí tuệ nhân tạo)</w:t>
        </w:r>
      </w:moveFrom>
    </w:p>
    <w:p w14:paraId="30294467" w14:textId="7816FE47" w:rsidR="007A0513" w:rsidRPr="005C40A8" w:rsidDel="00383B62" w:rsidRDefault="004A7624" w:rsidP="007A0513">
      <w:pPr>
        <w:numPr>
          <w:ilvl w:val="0"/>
          <w:numId w:val="14"/>
        </w:numPr>
        <w:shd w:val="clear" w:color="auto" w:fill="FFFFFF"/>
        <w:spacing w:before="100" w:beforeAutospacing="1" w:after="100" w:afterAutospacing="1" w:line="240" w:lineRule="auto"/>
        <w:jc w:val="left"/>
        <w:rPr>
          <w:moveFrom w:id="106" w:author="Author"/>
          <w:rFonts w:ascii="Times New Roman" w:eastAsia="Times New Roman" w:hAnsi="Times New Roman" w:cs="Times New Roman"/>
          <w:color w:val="212121"/>
          <w:sz w:val="24"/>
          <w:szCs w:val="24"/>
        </w:rPr>
      </w:pPr>
      <w:moveFrom w:id="107" w:author="Author">
        <w:r w:rsidRPr="00BB124C" w:rsidDel="00383B62">
          <w:rPr>
            <w:rFonts w:ascii="Times New Roman" w:eastAsia="Times New Roman" w:hAnsi="Times New Roman" w:cs="Times New Roman"/>
            <w:color w:val="212121"/>
            <w:sz w:val="24"/>
            <w:szCs w:val="24"/>
          </w:rPr>
          <w:t>Tạo hướng dẫn</w:t>
        </w:r>
      </w:moveFrom>
    </w:p>
    <w:p w14:paraId="358DC5C1" w14:textId="77777777" w:rsidR="00383B62" w:rsidRDefault="00383B62">
      <w:pPr>
        <w:jc w:val="left"/>
        <w:rPr>
          <w:ins w:id="108" w:author="Author"/>
          <w:rFonts w:ascii="Times New Roman" w:hAnsi="Times New Roman" w:cs="Times New Roman"/>
        </w:rPr>
        <w:sectPr w:rsidR="00383B62" w:rsidSect="00383B62">
          <w:type w:val="continuous"/>
          <w:pgSz w:w="11909" w:h="16834" w:code="9"/>
          <w:pgMar w:top="1440" w:right="1440" w:bottom="1440" w:left="1440" w:header="720" w:footer="720" w:gutter="0"/>
          <w:cols w:space="720"/>
          <w:titlePg/>
          <w:docGrid w:linePitch="360"/>
        </w:sectPr>
      </w:pPr>
      <w:bookmarkStart w:id="109" w:name="_Toc56233301"/>
      <w:moveFromRangeEnd w:id="75"/>
    </w:p>
    <w:p w14:paraId="3A31FB16" w14:textId="2A3104B1" w:rsidR="00CB4C02" w:rsidRDefault="00CB4C02">
      <w:pPr>
        <w:jc w:val="left"/>
        <w:rPr>
          <w:rFonts w:ascii="Times New Roman" w:eastAsiaTheme="majorEastAsia" w:hAnsi="Times New Roman" w:cs="Times New Roman"/>
          <w:color w:val="390F26" w:themeColor="accent1" w:themeShade="BF"/>
          <w:sz w:val="26"/>
          <w:szCs w:val="26"/>
        </w:rPr>
      </w:pPr>
      <w:del w:id="110" w:author="Author">
        <w:r w:rsidDel="006032A2">
          <w:rPr>
            <w:rFonts w:ascii="Times New Roman" w:hAnsi="Times New Roman" w:cs="Times New Roman"/>
          </w:rPr>
          <w:lastRenderedPageBreak/>
          <w:br w:type="page"/>
        </w:r>
      </w:del>
    </w:p>
    <w:p w14:paraId="2A7A4267" w14:textId="77777777" w:rsidR="005E4A95" w:rsidRDefault="00DF49F1" w:rsidP="005E4A95">
      <w:pPr>
        <w:pStyle w:val="Heading2"/>
        <w:numPr>
          <w:ilvl w:val="0"/>
          <w:numId w:val="5"/>
        </w:numPr>
        <w:rPr>
          <w:rFonts w:ascii="Times New Roman" w:hAnsi="Times New Roman" w:cs="Times New Roman"/>
        </w:rPr>
      </w:pPr>
      <w:r w:rsidRPr="00AD2CAA">
        <w:rPr>
          <w:rFonts w:ascii="Times New Roman" w:hAnsi="Times New Roman" w:cs="Times New Roman"/>
        </w:rPr>
        <w:t>Xây dựng một ứng dụng dựa trên Tool TensorFlow</w:t>
      </w:r>
      <w:bookmarkEnd w:id="109"/>
    </w:p>
    <w:p w14:paraId="2F5220DE" w14:textId="77777777" w:rsidR="00386C2F" w:rsidRDefault="002A6045" w:rsidP="00CB4C02">
      <w:pPr>
        <w:spacing w:line="240" w:lineRule="auto"/>
        <w:ind w:firstLine="720"/>
      </w:pPr>
      <w:r>
        <w:rPr>
          <w:noProof/>
        </w:rPr>
        <w:drawing>
          <wp:anchor distT="0" distB="0" distL="114300" distR="114300" simplePos="0" relativeHeight="251686912" behindDoc="1" locked="0" layoutInCell="1" allowOverlap="1" wp14:anchorId="43443494" wp14:editId="2AA1E11E">
            <wp:simplePos x="0" y="0"/>
            <wp:positionH relativeFrom="column">
              <wp:posOffset>933450</wp:posOffset>
            </wp:positionH>
            <wp:positionV relativeFrom="paragraph">
              <wp:posOffset>241935</wp:posOffset>
            </wp:positionV>
            <wp:extent cx="314325" cy="220345"/>
            <wp:effectExtent l="0" t="0" r="9525" b="8255"/>
            <wp:wrapTight wrapText="bothSides">
              <wp:wrapPolygon edited="0">
                <wp:start x="0" y="0"/>
                <wp:lineTo x="0" y="20542"/>
                <wp:lineTo x="20945" y="20542"/>
                <wp:lineTo x="20945"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4325" cy="220345"/>
                    </a:xfrm>
                    <a:prstGeom prst="rect">
                      <a:avLst/>
                    </a:prstGeom>
                  </pic:spPr>
                </pic:pic>
              </a:graphicData>
            </a:graphic>
            <wp14:sizeRelH relativeFrom="margin">
              <wp14:pctWidth>0</wp14:pctWidth>
            </wp14:sizeRelH>
            <wp14:sizeRelV relativeFrom="margin">
              <wp14:pctHeight>0</wp14:pctHeight>
            </wp14:sizeRelV>
          </wp:anchor>
        </w:drawing>
      </w:r>
      <w:r w:rsidR="00386C2F">
        <w:rPr>
          <w:rFonts w:ascii="Calibri" w:hAnsi="Calibri" w:cs="Calibri"/>
        </w:rPr>
        <w:t>Ứ</w:t>
      </w:r>
      <w:r w:rsidR="00386C2F">
        <w:t>ng d</w:t>
      </w:r>
      <w:r w:rsidR="00386C2F">
        <w:rPr>
          <w:rFonts w:ascii="Calibri" w:hAnsi="Calibri" w:cs="Calibri"/>
        </w:rPr>
        <w:t>ụ</w:t>
      </w:r>
      <w:r w:rsidR="00386C2F">
        <w:t>ng nh</w:t>
      </w:r>
      <w:r w:rsidR="00386C2F">
        <w:rPr>
          <w:rFonts w:ascii="Calibri" w:hAnsi="Calibri" w:cs="Calibri"/>
        </w:rPr>
        <w:t>ậ</w:t>
      </w:r>
      <w:r w:rsidR="00386C2F">
        <w:t>n d</w:t>
      </w:r>
      <w:r w:rsidR="00386C2F">
        <w:rPr>
          <w:rFonts w:ascii="Calibri" w:hAnsi="Calibri" w:cs="Calibri"/>
        </w:rPr>
        <w:t>ạ</w:t>
      </w:r>
      <w:r w:rsidR="00386C2F">
        <w:t>ng ch</w:t>
      </w:r>
      <w:r w:rsidR="00386C2F">
        <w:rPr>
          <w:rFonts w:ascii="Calibri" w:hAnsi="Calibri" w:cs="Calibri"/>
        </w:rPr>
        <w:t>ữ</w:t>
      </w:r>
      <w:r w:rsidR="00386C2F">
        <w:t xml:space="preserve"> vi</w:t>
      </w:r>
      <w:r w:rsidR="00386C2F">
        <w:rPr>
          <w:rFonts w:ascii="Calibri" w:hAnsi="Calibri" w:cs="Calibri"/>
        </w:rPr>
        <w:t>ế</w:t>
      </w:r>
      <w:r w:rsidR="00386C2F">
        <w:t>t tay v</w:t>
      </w:r>
      <w:r w:rsidR="00386C2F">
        <w:rPr>
          <w:rFonts w:ascii="Calibri" w:hAnsi="Calibri" w:cs="Calibri"/>
        </w:rPr>
        <w:t>ớ</w:t>
      </w:r>
      <w:r w:rsidR="00CB4C02">
        <w:t>i các tính năng</w:t>
      </w:r>
    </w:p>
    <w:p w14:paraId="7CC3A801" w14:textId="77777777" w:rsidR="00CB4C02" w:rsidRDefault="002A6045" w:rsidP="00CB4C02">
      <w:pPr>
        <w:spacing w:line="240" w:lineRule="auto"/>
        <w:ind w:firstLine="720"/>
      </w:pPr>
      <w:r>
        <w:rPr>
          <w:noProof/>
        </w:rPr>
        <w:drawing>
          <wp:anchor distT="0" distB="0" distL="114300" distR="114300" simplePos="0" relativeHeight="251683840" behindDoc="1" locked="0" layoutInCell="1" allowOverlap="1" wp14:anchorId="1F45FD17" wp14:editId="5B0B0FE1">
            <wp:simplePos x="0" y="0"/>
            <wp:positionH relativeFrom="column">
              <wp:posOffset>914400</wp:posOffset>
            </wp:positionH>
            <wp:positionV relativeFrom="paragraph">
              <wp:posOffset>275590</wp:posOffset>
            </wp:positionV>
            <wp:extent cx="390525" cy="257810"/>
            <wp:effectExtent l="0" t="0" r="9525" b="8890"/>
            <wp:wrapTight wrapText="bothSides">
              <wp:wrapPolygon edited="0">
                <wp:start x="0" y="0"/>
                <wp:lineTo x="0" y="20749"/>
                <wp:lineTo x="21073" y="20749"/>
                <wp:lineTo x="2107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0525" cy="257810"/>
                    </a:xfrm>
                    <a:prstGeom prst="rect">
                      <a:avLst/>
                    </a:prstGeom>
                  </pic:spPr>
                </pic:pic>
              </a:graphicData>
            </a:graphic>
            <wp14:sizeRelH relativeFrom="margin">
              <wp14:pctWidth>0</wp14:pctWidth>
            </wp14:sizeRelH>
            <wp14:sizeRelV relativeFrom="margin">
              <wp14:pctHeight>0</wp14:pctHeight>
            </wp14:sizeRelV>
          </wp:anchor>
        </w:drawing>
      </w:r>
      <w:r w:rsidR="00CB4C02">
        <w:tab/>
      </w:r>
      <w:r>
        <w:tab/>
      </w:r>
      <w:r w:rsidR="00CB4C02">
        <w:t>V</w:t>
      </w:r>
      <w:r w:rsidR="00CB4C02">
        <w:rPr>
          <w:rFonts w:ascii="Calibri" w:hAnsi="Calibri" w:cs="Calibri"/>
        </w:rPr>
        <w:t>ẽ</w:t>
      </w:r>
      <w:r w:rsidR="00CB4C02">
        <w:t xml:space="preserve"> tr</w:t>
      </w:r>
      <w:r w:rsidR="00CB4C02">
        <w:rPr>
          <w:rFonts w:ascii="Calibri" w:hAnsi="Calibri" w:cs="Calibri"/>
        </w:rPr>
        <w:t>ự</w:t>
      </w:r>
      <w:r w:rsidR="00CB4C02">
        <w:t>c ti</w:t>
      </w:r>
      <w:r w:rsidR="00CB4C02">
        <w:rPr>
          <w:rFonts w:ascii="Calibri" w:hAnsi="Calibri" w:cs="Calibri"/>
        </w:rPr>
        <w:t>ế</w:t>
      </w:r>
      <w:r w:rsidR="00CB4C02">
        <w:t>p ký t</w:t>
      </w:r>
      <w:r w:rsidR="00CB4C02">
        <w:rPr>
          <w:rFonts w:ascii="Calibri" w:hAnsi="Calibri" w:cs="Calibri"/>
        </w:rPr>
        <w:t>ự</w:t>
      </w:r>
      <w:r w:rsidR="00CB4C02">
        <w:t xml:space="preserve"> vào vùng làm vi</w:t>
      </w:r>
      <w:r w:rsidR="00CB4C02">
        <w:rPr>
          <w:rFonts w:ascii="Calibri" w:hAnsi="Calibri" w:cs="Calibri"/>
        </w:rPr>
        <w:t>ệ</w:t>
      </w:r>
      <w:r w:rsidR="00CB4C02">
        <w:t>c c</w:t>
      </w:r>
      <w:r w:rsidR="00CB4C02">
        <w:rPr>
          <w:rFonts w:ascii="Calibri" w:hAnsi="Calibri" w:cs="Calibri"/>
        </w:rPr>
        <w:t>ủ</w:t>
      </w:r>
      <w:r w:rsidR="00CB4C02">
        <w:t xml:space="preserve">a </w:t>
      </w:r>
      <w:r w:rsidR="00CB4C02">
        <w:rPr>
          <w:rFonts w:ascii="Calibri" w:hAnsi="Calibri" w:cs="Calibri"/>
        </w:rPr>
        <w:t>ứ</w:t>
      </w:r>
      <w:r w:rsidR="00CB4C02">
        <w:t>ng d</w:t>
      </w:r>
      <w:r w:rsidR="00CB4C02">
        <w:rPr>
          <w:rFonts w:ascii="Calibri" w:hAnsi="Calibri" w:cs="Calibri"/>
        </w:rPr>
        <w:t>ụ</w:t>
      </w:r>
      <w:r w:rsidR="00CB4C02">
        <w:t>ng</w:t>
      </w:r>
    </w:p>
    <w:p w14:paraId="791139E0" w14:textId="77777777" w:rsidR="00CB4C02" w:rsidRDefault="00CB4C02" w:rsidP="00CB4C02">
      <w:pPr>
        <w:spacing w:line="240" w:lineRule="auto"/>
        <w:ind w:firstLine="720"/>
      </w:pPr>
      <w:r>
        <w:tab/>
        <w:t>M</w:t>
      </w:r>
      <w:r>
        <w:rPr>
          <w:rFonts w:ascii="Calibri" w:hAnsi="Calibri" w:cs="Calibri"/>
        </w:rPr>
        <w:t>ở</w:t>
      </w:r>
      <w:r>
        <w:t xml:space="preserve"> các hình </w:t>
      </w:r>
      <w:r>
        <w:rPr>
          <w:rFonts w:ascii="Calibri" w:hAnsi="Calibri" w:cs="Calibri"/>
        </w:rPr>
        <w:t>ả</w:t>
      </w:r>
      <w:r>
        <w:t>nh t</w:t>
      </w:r>
      <w:r>
        <w:rPr>
          <w:rFonts w:ascii="Calibri" w:hAnsi="Calibri" w:cs="Calibri"/>
        </w:rPr>
        <w:t>ừ</w:t>
      </w:r>
      <w:r>
        <w:t xml:space="preserve"> m</w:t>
      </w:r>
      <w:r>
        <w:rPr>
          <w:rFonts w:ascii="Calibri" w:hAnsi="Calibri" w:cs="Calibri"/>
        </w:rPr>
        <w:t>ộ</w:t>
      </w:r>
      <w:r>
        <w:t xml:space="preserve">t file </w:t>
      </w:r>
      <w:r>
        <w:rPr>
          <w:rFonts w:ascii="Calibri" w:hAnsi="Calibri" w:cs="Calibri"/>
        </w:rPr>
        <w:t>ả</w:t>
      </w:r>
      <w:r>
        <w:t>nh</w:t>
      </w:r>
    </w:p>
    <w:p w14:paraId="24E64EF9" w14:textId="77777777" w:rsidR="002A6045" w:rsidRDefault="002A6045" w:rsidP="002A6045">
      <w:pPr>
        <w:ind w:firstLine="720"/>
      </w:pPr>
      <w:r>
        <w:rPr>
          <w:noProof/>
        </w:rPr>
        <w:drawing>
          <wp:anchor distT="0" distB="0" distL="114300" distR="114300" simplePos="0" relativeHeight="251685888" behindDoc="1" locked="0" layoutInCell="1" allowOverlap="1" wp14:anchorId="526D113D" wp14:editId="3D3B3D95">
            <wp:simplePos x="0" y="0"/>
            <wp:positionH relativeFrom="column">
              <wp:posOffset>914400</wp:posOffset>
            </wp:positionH>
            <wp:positionV relativeFrom="paragraph">
              <wp:posOffset>283845</wp:posOffset>
            </wp:positionV>
            <wp:extent cx="400050" cy="238125"/>
            <wp:effectExtent l="0" t="0" r="0" b="9525"/>
            <wp:wrapTight wrapText="bothSides">
              <wp:wrapPolygon edited="0">
                <wp:start x="0" y="0"/>
                <wp:lineTo x="0" y="20736"/>
                <wp:lineTo x="20571" y="20736"/>
                <wp:lineTo x="205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0050" cy="238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4B6509A" wp14:editId="013EE4C3">
            <wp:simplePos x="0" y="0"/>
            <wp:positionH relativeFrom="column">
              <wp:posOffset>904875</wp:posOffset>
            </wp:positionH>
            <wp:positionV relativeFrom="paragraph">
              <wp:posOffset>7620</wp:posOffset>
            </wp:positionV>
            <wp:extent cx="409575" cy="261620"/>
            <wp:effectExtent l="0" t="0" r="9525" b="5080"/>
            <wp:wrapTight wrapText="bothSides">
              <wp:wrapPolygon edited="0">
                <wp:start x="0" y="0"/>
                <wp:lineTo x="0" y="20447"/>
                <wp:lineTo x="21098" y="20447"/>
                <wp:lineTo x="2109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9575" cy="261620"/>
                    </a:xfrm>
                    <a:prstGeom prst="rect">
                      <a:avLst/>
                    </a:prstGeom>
                  </pic:spPr>
                </pic:pic>
              </a:graphicData>
            </a:graphic>
            <wp14:sizeRelH relativeFrom="margin">
              <wp14:pctWidth>0</wp14:pctWidth>
            </wp14:sizeRelH>
            <wp14:sizeRelV relativeFrom="margin">
              <wp14:pctHeight>0</wp14:pctHeight>
            </wp14:sizeRelV>
          </wp:anchor>
        </w:drawing>
      </w:r>
      <w:r w:rsidR="00CB4C02">
        <w:tab/>
      </w:r>
      <w:r>
        <w:t>Xóa các thao tác tr</w:t>
      </w:r>
      <w:r>
        <w:rPr>
          <w:rFonts w:ascii="Calibri" w:hAnsi="Calibri" w:cs="Calibri"/>
        </w:rPr>
        <w:t>ướ</w:t>
      </w:r>
      <w:r>
        <w:t>c đó trên vùng làm vi</w:t>
      </w:r>
      <w:r>
        <w:rPr>
          <w:rFonts w:ascii="Calibri" w:hAnsi="Calibri" w:cs="Calibri"/>
        </w:rPr>
        <w:t>ệ</w:t>
      </w:r>
      <w:r>
        <w:t>c c</w:t>
      </w:r>
      <w:r>
        <w:rPr>
          <w:rFonts w:ascii="Calibri" w:hAnsi="Calibri" w:cs="Calibri"/>
        </w:rPr>
        <w:t>ủ</w:t>
      </w:r>
      <w:r>
        <w:t xml:space="preserve">a </w:t>
      </w:r>
      <w:r>
        <w:rPr>
          <w:rFonts w:ascii="Calibri" w:hAnsi="Calibri" w:cs="Calibri"/>
        </w:rPr>
        <w:t>ứ</w:t>
      </w:r>
      <w:r>
        <w:t>ng d</w:t>
      </w:r>
      <w:r>
        <w:rPr>
          <w:rFonts w:ascii="Calibri" w:hAnsi="Calibri" w:cs="Calibri"/>
        </w:rPr>
        <w:t>ụ</w:t>
      </w:r>
      <w:r>
        <w:t>ng</w:t>
      </w:r>
    </w:p>
    <w:p w14:paraId="32705F07" w14:textId="77777777" w:rsidR="00CB4C02" w:rsidRPr="00386C2F" w:rsidRDefault="00CB4C02" w:rsidP="00386C2F">
      <w:pPr>
        <w:ind w:firstLine="720"/>
      </w:pPr>
      <w:r>
        <w:tab/>
      </w:r>
      <w:r w:rsidR="002A6045">
        <w:t>Th</w:t>
      </w:r>
      <w:r w:rsidR="002A6045">
        <w:rPr>
          <w:rFonts w:ascii="Calibri" w:hAnsi="Calibri" w:cs="Calibri"/>
        </w:rPr>
        <w:t>ự</w:t>
      </w:r>
      <w:r w:rsidR="002A6045">
        <w:t>c thi nh</w:t>
      </w:r>
      <w:r w:rsidR="002A6045">
        <w:rPr>
          <w:rFonts w:ascii="Calibri" w:hAnsi="Calibri" w:cs="Calibri"/>
        </w:rPr>
        <w:t>ậ</w:t>
      </w:r>
      <w:r w:rsidR="002A6045">
        <w:t>n di</w:t>
      </w:r>
      <w:r w:rsidR="002A6045">
        <w:rPr>
          <w:rFonts w:ascii="Calibri" w:hAnsi="Calibri" w:cs="Calibri"/>
        </w:rPr>
        <w:t>ệ</w:t>
      </w:r>
      <w:r w:rsidR="002A6045">
        <w:t>n ch</w:t>
      </w:r>
      <w:r w:rsidR="002A6045">
        <w:rPr>
          <w:rFonts w:ascii="Calibri" w:hAnsi="Calibri" w:cs="Calibri"/>
        </w:rPr>
        <w:t>ữ</w:t>
      </w:r>
      <w:r w:rsidR="002A6045">
        <w:t xml:space="preserve"> vi</w:t>
      </w:r>
      <w:r w:rsidR="002A6045">
        <w:rPr>
          <w:rFonts w:ascii="Calibri" w:hAnsi="Calibri" w:cs="Calibri"/>
        </w:rPr>
        <w:t>ế</w:t>
      </w:r>
      <w:r w:rsidR="002A6045">
        <w:t>t tay</w:t>
      </w:r>
    </w:p>
    <w:p w14:paraId="1BFA6EB4" w14:textId="77777777" w:rsidR="006512AE" w:rsidRDefault="00386C2F" w:rsidP="00976A52">
      <w:pPr>
        <w:pStyle w:val="ListParagraph"/>
        <w:numPr>
          <w:ilvl w:val="0"/>
          <w:numId w:val="24"/>
        </w:numPr>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14:anchorId="64DAC4E2" wp14:editId="37C00D36">
            <wp:simplePos x="0" y="0"/>
            <wp:positionH relativeFrom="column">
              <wp:posOffset>28575</wp:posOffset>
            </wp:positionH>
            <wp:positionV relativeFrom="paragraph">
              <wp:posOffset>388620</wp:posOffset>
            </wp:positionV>
            <wp:extent cx="5695950" cy="59086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Screen.PNG"/>
                    <pic:cNvPicPr/>
                  </pic:nvPicPr>
                  <pic:blipFill>
                    <a:blip r:embed="rId50">
                      <a:extLst>
                        <a:ext uri="{28A0092B-C50C-407E-A947-70E740481C1C}">
                          <a14:useLocalDpi xmlns:a14="http://schemas.microsoft.com/office/drawing/2010/main" val="0"/>
                        </a:ext>
                      </a:extLst>
                    </a:blip>
                    <a:stretch>
                      <a:fillRect/>
                    </a:stretch>
                  </pic:blipFill>
                  <pic:spPr>
                    <a:xfrm>
                      <a:off x="0" y="0"/>
                      <a:ext cx="5695950" cy="5908675"/>
                    </a:xfrm>
                    <a:prstGeom prst="rect">
                      <a:avLst/>
                    </a:prstGeom>
                  </pic:spPr>
                </pic:pic>
              </a:graphicData>
            </a:graphic>
            <wp14:sizeRelH relativeFrom="margin">
              <wp14:pctWidth>0</wp14:pctWidth>
            </wp14:sizeRelH>
            <wp14:sizeRelV relativeFrom="margin">
              <wp14:pctHeight>0</wp14:pctHeight>
            </wp14:sizeRelV>
          </wp:anchor>
        </w:drawing>
      </w:r>
      <w:r w:rsidR="00976A52">
        <w:rPr>
          <w:rFonts w:ascii="Times New Roman" w:hAnsi="Times New Roman" w:cs="Times New Roman"/>
        </w:rPr>
        <w:t>Giao diện màn hình chính</w:t>
      </w:r>
    </w:p>
    <w:p w14:paraId="7175BD17" w14:textId="77777777" w:rsidR="00386C2F" w:rsidRPr="00386C2F" w:rsidRDefault="00386C2F" w:rsidP="002A6045">
      <w:pPr>
        <w:rPr>
          <w:rFonts w:ascii="Times New Roman" w:hAnsi="Times New Roman" w:cs="Times New Roman"/>
        </w:rPr>
      </w:pPr>
    </w:p>
    <w:p w14:paraId="4CE4030E" w14:textId="77777777" w:rsidR="00CB4C02" w:rsidRPr="00CB4C02" w:rsidRDefault="00976A52" w:rsidP="00CB4C02">
      <w:pPr>
        <w:pStyle w:val="ListParagraph"/>
        <w:numPr>
          <w:ilvl w:val="0"/>
          <w:numId w:val="24"/>
        </w:numPr>
        <w:ind w:left="360"/>
        <w:rPr>
          <w:rFonts w:ascii="Times New Roman" w:hAnsi="Times New Roman" w:cs="Times New Roman"/>
        </w:rPr>
      </w:pPr>
      <w:r w:rsidRPr="00CB4C02">
        <w:rPr>
          <w:rFonts w:ascii="Times New Roman" w:hAnsi="Times New Roman" w:cs="Times New Roman"/>
        </w:rPr>
        <w:t>Thao tác vẽ với chuột trên vùng làm việc</w:t>
      </w:r>
    </w:p>
    <w:p w14:paraId="625618E9" w14:textId="77777777" w:rsidR="00386C2F" w:rsidRDefault="00386C2F" w:rsidP="002A6045">
      <w:pPr>
        <w:rPr>
          <w:rFonts w:ascii="Times New Roman" w:hAnsi="Times New Roman" w:cs="Times New Roman"/>
        </w:rPr>
      </w:pPr>
      <w:r>
        <w:rPr>
          <w:noProof/>
        </w:rPr>
        <w:lastRenderedPageBreak/>
        <w:drawing>
          <wp:inline distT="0" distB="0" distL="0" distR="0" wp14:anchorId="5DC7A044" wp14:editId="4E5C2DC3">
            <wp:extent cx="5943600" cy="6165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_with_mous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inline>
        </w:drawing>
      </w:r>
    </w:p>
    <w:p w14:paraId="1C0680E8" w14:textId="77777777" w:rsidR="00386C2F" w:rsidRDefault="00386C2F" w:rsidP="00386C2F">
      <w:pPr>
        <w:ind w:left="360"/>
        <w:rPr>
          <w:rFonts w:ascii="Times New Roman" w:hAnsi="Times New Roman" w:cs="Times New Roman"/>
        </w:rPr>
      </w:pPr>
    </w:p>
    <w:p w14:paraId="408C0B17" w14:textId="77777777" w:rsidR="002A6045" w:rsidRDefault="002A6045" w:rsidP="00386C2F">
      <w:pPr>
        <w:ind w:left="360"/>
        <w:rPr>
          <w:rFonts w:ascii="Times New Roman" w:hAnsi="Times New Roman" w:cs="Times New Roman"/>
        </w:rPr>
      </w:pPr>
    </w:p>
    <w:p w14:paraId="57923DC8" w14:textId="77777777" w:rsidR="002A6045" w:rsidRDefault="002A6045" w:rsidP="00386C2F">
      <w:pPr>
        <w:ind w:left="360"/>
        <w:rPr>
          <w:rFonts w:ascii="Times New Roman" w:hAnsi="Times New Roman" w:cs="Times New Roman"/>
        </w:rPr>
      </w:pPr>
    </w:p>
    <w:p w14:paraId="205905FD" w14:textId="77777777" w:rsidR="002A6045" w:rsidRDefault="002A6045" w:rsidP="00386C2F">
      <w:pPr>
        <w:ind w:left="360"/>
        <w:rPr>
          <w:rFonts w:ascii="Times New Roman" w:hAnsi="Times New Roman" w:cs="Times New Roman"/>
        </w:rPr>
      </w:pPr>
    </w:p>
    <w:p w14:paraId="124776B5" w14:textId="77777777" w:rsidR="002A6045" w:rsidRPr="00386C2F" w:rsidRDefault="002A6045" w:rsidP="00386C2F">
      <w:pPr>
        <w:ind w:left="360"/>
        <w:rPr>
          <w:rFonts w:ascii="Times New Roman" w:hAnsi="Times New Roman" w:cs="Times New Roman"/>
        </w:rPr>
      </w:pPr>
    </w:p>
    <w:p w14:paraId="5AA1AF48" w14:textId="77777777" w:rsidR="00386C2F" w:rsidRDefault="00976A52" w:rsidP="00386C2F">
      <w:pPr>
        <w:pStyle w:val="ListParagraph"/>
        <w:numPr>
          <w:ilvl w:val="0"/>
          <w:numId w:val="24"/>
        </w:numPr>
        <w:rPr>
          <w:rFonts w:ascii="Times New Roman" w:hAnsi="Times New Roman" w:cs="Times New Roman"/>
        </w:rPr>
      </w:pPr>
      <w:r>
        <w:rPr>
          <w:rFonts w:ascii="Times New Roman" w:hAnsi="Times New Roman" w:cs="Times New Roman"/>
        </w:rPr>
        <w:t xml:space="preserve">Mở tệp từ file .PNG </w:t>
      </w:r>
    </w:p>
    <w:p w14:paraId="07CE3979" w14:textId="77777777" w:rsidR="00976A52" w:rsidRDefault="00CB4C02" w:rsidP="00CB4C02">
      <w:pPr>
        <w:ind w:left="4320" w:firstLine="135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2816" behindDoc="1" locked="0" layoutInCell="1" allowOverlap="1" wp14:anchorId="4154829B" wp14:editId="62235C4F">
            <wp:simplePos x="0" y="0"/>
            <wp:positionH relativeFrom="margin">
              <wp:align>left</wp:align>
            </wp:positionH>
            <wp:positionV relativeFrom="paragraph">
              <wp:posOffset>10795</wp:posOffset>
            </wp:positionV>
            <wp:extent cx="2910205" cy="3020060"/>
            <wp:effectExtent l="0" t="0" r="4445" b="8890"/>
            <wp:wrapTight wrapText="bothSides">
              <wp:wrapPolygon edited="0">
                <wp:start x="0" y="0"/>
                <wp:lineTo x="0" y="21527"/>
                <wp:lineTo x="21492" y="21527"/>
                <wp:lineTo x="2149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_from_fil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10205" cy="3020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1792" behindDoc="0" locked="0" layoutInCell="1" allowOverlap="1" wp14:anchorId="0199210A" wp14:editId="6A95240B">
            <wp:simplePos x="0" y="0"/>
            <wp:positionH relativeFrom="margin">
              <wp:posOffset>3295650</wp:posOffset>
            </wp:positionH>
            <wp:positionV relativeFrom="paragraph">
              <wp:posOffset>248920</wp:posOffset>
            </wp:positionV>
            <wp:extent cx="2457450" cy="27819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_resul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57450" cy="2781935"/>
                    </a:xfrm>
                    <a:prstGeom prst="rect">
                      <a:avLst/>
                    </a:prstGeom>
                  </pic:spPr>
                </pic:pic>
              </a:graphicData>
            </a:graphic>
            <wp14:sizeRelH relativeFrom="margin">
              <wp14:pctWidth>0</wp14:pctWidth>
            </wp14:sizeRelH>
            <wp14:sizeRelV relativeFrom="margin">
              <wp14:pctHeight>0</wp14:pctHeight>
            </wp14:sizeRelV>
          </wp:anchor>
        </w:drawing>
      </w:r>
      <w:r w:rsidR="00976A52">
        <w:rPr>
          <w:rFonts w:ascii="Times New Roman" w:hAnsi="Times New Roman" w:cs="Times New Roman"/>
        </w:rPr>
        <w:t xml:space="preserve">Kết quả sau khi lưu ảnh </w:t>
      </w:r>
    </w:p>
    <w:p w14:paraId="0D7F820B" w14:textId="77777777" w:rsidR="00386C2F" w:rsidRPr="00CB4C02" w:rsidRDefault="00386C2F" w:rsidP="00CB4C02">
      <w:pPr>
        <w:rPr>
          <w:rFonts w:ascii="Times New Roman" w:hAnsi="Times New Roman" w:cs="Times New Roman"/>
        </w:rPr>
      </w:pPr>
    </w:p>
    <w:p w14:paraId="6FACA47A" w14:textId="77777777" w:rsidR="00976A52" w:rsidRDefault="00976A52" w:rsidP="00976A52">
      <w:pPr>
        <w:pStyle w:val="ListParagraph"/>
        <w:numPr>
          <w:ilvl w:val="0"/>
          <w:numId w:val="24"/>
        </w:numPr>
        <w:rPr>
          <w:rFonts w:ascii="Times New Roman" w:hAnsi="Times New Roman" w:cs="Times New Roman"/>
        </w:rPr>
      </w:pPr>
      <w:r>
        <w:rPr>
          <w:rFonts w:ascii="Times New Roman" w:hAnsi="Times New Roman" w:cs="Times New Roman"/>
        </w:rPr>
        <w:t>Lưu kết quả nhận dạng chữ viế</w:t>
      </w:r>
      <w:r w:rsidR="00386C2F">
        <w:rPr>
          <w:rFonts w:ascii="Times New Roman" w:hAnsi="Times New Roman" w:cs="Times New Roman"/>
        </w:rPr>
        <w:t>t tay thành</w:t>
      </w:r>
      <w:r>
        <w:rPr>
          <w:rFonts w:ascii="Times New Roman" w:hAnsi="Times New Roman" w:cs="Times New Roman"/>
        </w:rPr>
        <w:t xml:space="preserve"> dạng ảnh có file .PNG</w:t>
      </w:r>
    </w:p>
    <w:p w14:paraId="4D2EDD45" w14:textId="77777777" w:rsidR="00386C2F" w:rsidRPr="00CB4C02" w:rsidRDefault="00CB4C02" w:rsidP="00CB4C02">
      <w:pPr>
        <w:ind w:left="360"/>
        <w:rPr>
          <w:rFonts w:ascii="Times New Roman" w:hAnsi="Times New Roman" w:cs="Times New Roman"/>
        </w:rPr>
      </w:pPr>
      <w:r>
        <w:rPr>
          <w:rFonts w:ascii="Times New Roman" w:hAnsi="Times New Roman" w:cs="Times New Roman"/>
          <w:noProof/>
        </w:rPr>
        <w:drawing>
          <wp:inline distT="0" distB="0" distL="0" distR="0" wp14:anchorId="7694A8AA" wp14:editId="401771ED">
            <wp:extent cx="5631468" cy="3276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_imag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92777" cy="3312272"/>
                    </a:xfrm>
                    <a:prstGeom prst="rect">
                      <a:avLst/>
                    </a:prstGeom>
                  </pic:spPr>
                </pic:pic>
              </a:graphicData>
            </a:graphic>
          </wp:inline>
        </w:drawing>
      </w:r>
    </w:p>
    <w:p w14:paraId="19EB9123" w14:textId="77777777" w:rsidR="00976A52" w:rsidRDefault="00CB4C02" w:rsidP="002774B5">
      <w:pPr>
        <w:pStyle w:val="ListParagraph"/>
        <w:numPr>
          <w:ilvl w:val="0"/>
          <w:numId w:val="24"/>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0768" behindDoc="0" locked="0" layoutInCell="1" allowOverlap="1" wp14:anchorId="5E7A67CA" wp14:editId="18EC904B">
            <wp:simplePos x="0" y="0"/>
            <wp:positionH relativeFrom="column">
              <wp:posOffset>133350</wp:posOffset>
            </wp:positionH>
            <wp:positionV relativeFrom="paragraph">
              <wp:posOffset>291465</wp:posOffset>
            </wp:positionV>
            <wp:extent cx="5943600" cy="355473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ve_resul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14:sizeRelH relativeFrom="margin">
              <wp14:pctWidth>0</wp14:pctWidth>
            </wp14:sizeRelH>
            <wp14:sizeRelV relativeFrom="margin">
              <wp14:pctHeight>0</wp14:pctHeight>
            </wp14:sizeRelV>
          </wp:anchor>
        </w:drawing>
      </w:r>
      <w:r w:rsidR="00976A52">
        <w:rPr>
          <w:rFonts w:ascii="Times New Roman" w:hAnsi="Times New Roman" w:cs="Times New Roman"/>
        </w:rPr>
        <w:t>Kết quả sau khi thực hiện mở một file</w:t>
      </w:r>
    </w:p>
    <w:p w14:paraId="7D2BA2DC" w14:textId="77777777" w:rsidR="00976A52" w:rsidRPr="00976A52" w:rsidRDefault="00976A52" w:rsidP="00976A52">
      <w:pPr>
        <w:rPr>
          <w:rFonts w:ascii="Times New Roman" w:hAnsi="Times New Roman" w:cs="Times New Roman"/>
        </w:rPr>
      </w:pPr>
      <w:r w:rsidRPr="00976A52">
        <w:rPr>
          <w:rFonts w:ascii="Times New Roman" w:hAnsi="Times New Roman" w:cs="Times New Roman"/>
        </w:rPr>
        <w:t xml:space="preserve"> </w:t>
      </w:r>
    </w:p>
    <w:p w14:paraId="0E13C624" w14:textId="77777777" w:rsidR="00430A30" w:rsidRPr="00AD2CAA" w:rsidRDefault="00430A30">
      <w:pPr>
        <w:jc w:val="left"/>
        <w:rPr>
          <w:rFonts w:ascii="Times New Roman" w:eastAsiaTheme="majorEastAsia" w:hAnsi="Times New Roman" w:cs="Times New Roman"/>
          <w:color w:val="390F26" w:themeColor="accent1" w:themeShade="BF"/>
        </w:rPr>
      </w:pPr>
      <w:r w:rsidRPr="00AD2CAA">
        <w:rPr>
          <w:rFonts w:ascii="Times New Roman" w:eastAsiaTheme="majorEastAsia" w:hAnsi="Times New Roman" w:cs="Times New Roman"/>
          <w:color w:val="390F26" w:themeColor="accent1" w:themeShade="BF"/>
        </w:rPr>
        <w:br w:type="page"/>
      </w:r>
    </w:p>
    <w:p w14:paraId="27A4FC11" w14:textId="77777777" w:rsidR="00430A30" w:rsidRPr="00AD2CAA" w:rsidRDefault="00430A30" w:rsidP="00430A30">
      <w:pPr>
        <w:rPr>
          <w:rFonts w:ascii="Times New Roman" w:eastAsiaTheme="majorEastAsia" w:hAnsi="Times New Roman" w:cs="Times New Roman"/>
          <w:color w:val="390F26" w:themeColor="accent1" w:themeShade="BF"/>
        </w:rPr>
        <w:sectPr w:rsidR="00430A30" w:rsidRPr="00AD2CAA" w:rsidSect="00FB4730">
          <w:type w:val="continuous"/>
          <w:pgSz w:w="11909" w:h="16834" w:code="9"/>
          <w:pgMar w:top="1440" w:right="1440" w:bottom="1440" w:left="1440" w:header="720" w:footer="720" w:gutter="0"/>
          <w:cols w:space="720"/>
          <w:titlePg/>
          <w:docGrid w:linePitch="360"/>
        </w:sectPr>
      </w:pPr>
    </w:p>
    <w:bookmarkStart w:id="111" w:name="_Toc56233302"/>
    <w:p w14:paraId="7F66D95C" w14:textId="2703F05B" w:rsidR="00165112" w:rsidRPr="00AD2CAA" w:rsidRDefault="00FB4730" w:rsidP="00430A30">
      <w:pPr>
        <w:pStyle w:val="Heading2"/>
        <w:rPr>
          <w:rFonts w:ascii="Times New Roman" w:hAnsi="Times New Roman" w:cs="Times New Roman"/>
        </w:rPr>
        <w:sectPr w:rsidR="00165112" w:rsidRPr="00AD2CAA" w:rsidSect="00FB4730">
          <w:type w:val="continuous"/>
          <w:pgSz w:w="11909" w:h="16834" w:code="9"/>
          <w:pgMar w:top="1440" w:right="1440" w:bottom="1440" w:left="1440" w:header="720" w:footer="720" w:gutter="0"/>
          <w:cols w:num="3" w:space="720"/>
          <w:docGrid w:linePitch="360"/>
        </w:sectPr>
      </w:pPr>
      <w:r w:rsidRPr="00AD2CAA">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466853E7" wp14:editId="72D05DC0">
                <wp:simplePos x="0" y="0"/>
                <wp:positionH relativeFrom="page">
                  <wp:posOffset>359410</wp:posOffset>
                </wp:positionH>
                <wp:positionV relativeFrom="paragraph">
                  <wp:posOffset>-238125</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5EFDFD" id="Rectangle 64" o:spid="_x0000_s1026" alt="&quot;&quot;" style="position:absolute;margin-left:28.3pt;margin-top:-18.75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" filled="f" strokecolor="#390f26 [2404]" strokeweight="1.75pt">
                <v:stroke endcap="round"/>
                <w10:wrap anchorx="page"/>
              </v:rect>
            </w:pict>
          </mc:Fallback>
        </mc:AlternateContent>
      </w:r>
      <w:bookmarkEnd w:id="111"/>
    </w:p>
    <w:p w14:paraId="27AD9FAD" w14:textId="0BE68EE0" w:rsidR="006512AE" w:rsidRPr="00AD2CAA" w:rsidRDefault="00681136" w:rsidP="00706D60">
      <w:pPr>
        <w:pStyle w:val="Heading1"/>
        <w:rPr>
          <w:rFonts w:ascii="Times New Roman" w:hAnsi="Times New Roman" w:cs="Times New Roman"/>
        </w:rPr>
      </w:pPr>
      <w:r>
        <w:rPr>
          <w:rFonts w:ascii="Times New Roman" w:hAnsi="Times New Roman" w:cs="Times New Roman"/>
        </w:rPr>
        <w:lastRenderedPageBreak/>
        <w:t>HẠn chế của đề tài:</w:t>
      </w:r>
    </w:p>
    <w:p w14:paraId="63FD46B1" w14:textId="49A7F1DF" w:rsidR="00165112" w:rsidRPr="00E15A34" w:rsidRDefault="00681136" w:rsidP="00706D60">
      <w:pPr>
        <w:pStyle w:val="ListParagraph"/>
        <w:numPr>
          <w:ilvl w:val="0"/>
          <w:numId w:val="28"/>
        </w:numPr>
        <w:rPr>
          <w:rFonts w:ascii="Times New Roman" w:hAnsi="Times New Roman" w:cs="Times New Roman"/>
          <w:sz w:val="24"/>
          <w:szCs w:val="24"/>
          <w:rPrChange w:id="112" w:author="Author">
            <w:rPr>
              <w:rFonts w:ascii="Times New Roman" w:hAnsi="Times New Roman" w:cs="Times New Roman"/>
              <w:sz w:val="28"/>
              <w:szCs w:val="28"/>
            </w:rPr>
          </w:rPrChange>
        </w:rPr>
        <w:sectPr w:rsidR="00165112" w:rsidRPr="00E15A34" w:rsidSect="00FB4730">
          <w:type w:val="continuous"/>
          <w:pgSz w:w="11909" w:h="16834" w:code="9"/>
          <w:pgMar w:top="1440" w:right="1440" w:bottom="1440" w:left="1440" w:header="720" w:footer="720" w:gutter="0"/>
          <w:cols w:space="720"/>
          <w:docGrid w:linePitch="360"/>
        </w:sectPr>
      </w:pPr>
      <w:r w:rsidRPr="00E15A34">
        <w:rPr>
          <w:rFonts w:ascii="Times New Roman" w:hAnsi="Times New Roman" w:cs="Times New Roman"/>
          <w:sz w:val="24"/>
          <w:szCs w:val="24"/>
          <w:rPrChange w:id="113" w:author="Author">
            <w:rPr>
              <w:rFonts w:ascii="Times New Roman" w:hAnsi="Times New Roman" w:cs="Times New Roman"/>
              <w:sz w:val="28"/>
              <w:szCs w:val="28"/>
            </w:rPr>
          </w:rPrChange>
        </w:rPr>
        <w:t xml:space="preserve">Nhìn </w:t>
      </w:r>
      <w:del w:id="114" w:author="Author">
        <w:r w:rsidRPr="00E15A34" w:rsidDel="00383B62">
          <w:rPr>
            <w:rFonts w:ascii="Times New Roman" w:hAnsi="Times New Roman" w:cs="Times New Roman"/>
            <w:sz w:val="24"/>
            <w:szCs w:val="24"/>
            <w:rPrChange w:id="115" w:author="Author">
              <w:rPr>
                <w:rFonts w:ascii="Times New Roman" w:hAnsi="Times New Roman" w:cs="Times New Roman"/>
                <w:sz w:val="28"/>
                <w:szCs w:val="28"/>
              </w:rPr>
            </w:rPrChange>
          </w:rPr>
          <w:delText xml:space="preserve"> </w:delText>
        </w:r>
      </w:del>
      <w:r w:rsidRPr="00E15A34">
        <w:rPr>
          <w:rFonts w:ascii="Times New Roman" w:hAnsi="Times New Roman" w:cs="Times New Roman"/>
          <w:sz w:val="24"/>
          <w:szCs w:val="24"/>
          <w:rPrChange w:id="116" w:author="Author">
            <w:rPr>
              <w:rFonts w:ascii="Times New Roman" w:hAnsi="Times New Roman" w:cs="Times New Roman"/>
              <w:sz w:val="28"/>
              <w:szCs w:val="28"/>
            </w:rPr>
          </w:rPrChange>
        </w:rPr>
        <w:t>chung, chương trình có thể nhận dạng với độ chính xác rất cao</w:t>
      </w:r>
      <w:r w:rsidR="004732D5" w:rsidRPr="00E15A34">
        <w:rPr>
          <w:rFonts w:ascii="Times New Roman" w:hAnsi="Times New Roman" w:cs="Times New Roman"/>
          <w:sz w:val="24"/>
          <w:szCs w:val="24"/>
          <w:rPrChange w:id="117" w:author="Author">
            <w:rPr>
              <w:rFonts w:ascii="Times New Roman" w:hAnsi="Times New Roman" w:cs="Times New Roman"/>
              <w:sz w:val="28"/>
              <w:szCs w:val="28"/>
            </w:rPr>
          </w:rPrChange>
        </w:rPr>
        <w:t xml:space="preserve"> và không có hạn chế đáng kể, hạn chế đáng kể nhất là các chữ có cách viết tay gần giống nhau sẽ dễ bị nhầm lẫn với nhau. Ta có thể khắc phục bằng cách them mẫu tương ứng với các chữ đến khi nào đạt độ chính xác cao hơn nữa.</w:t>
      </w:r>
    </w:p>
    <w:p w14:paraId="170AA749" w14:textId="33C3994F" w:rsidR="00873804" w:rsidRPr="00AD2CAA" w:rsidRDefault="00873804" w:rsidP="004732D5">
      <w:pPr>
        <w:pStyle w:val="ListBullet"/>
        <w:numPr>
          <w:ilvl w:val="0"/>
          <w:numId w:val="0"/>
        </w:numPr>
        <w:rPr>
          <w:rFonts w:ascii="Times New Roman" w:hAnsi="Times New Roman" w:cs="Times New Roman"/>
        </w:rPr>
      </w:pPr>
    </w:p>
    <w:sectPr w:rsidR="00873804" w:rsidRPr="00AD2CAA" w:rsidSect="00FB4730">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51B8B3" w14:textId="77777777" w:rsidR="006A25C2" w:rsidRDefault="006A25C2" w:rsidP="00706D60">
      <w:r>
        <w:separator/>
      </w:r>
    </w:p>
  </w:endnote>
  <w:endnote w:type="continuationSeparator" w:id="0">
    <w:p w14:paraId="2CC2B11F" w14:textId="77777777" w:rsidR="006A25C2" w:rsidRDefault="006A25C2"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Bahnschrift Light"/>
    <w:charset w:val="00"/>
    <w:family w:val="swiss"/>
    <w:pitch w:val="variable"/>
    <w:sig w:usb0="00000001"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44ADB" w14:textId="77777777" w:rsidR="00286149" w:rsidRDefault="00286149">
    <w:pPr>
      <w:pStyle w:val="Footer"/>
    </w:pPr>
  </w:p>
  <w:p w14:paraId="051E6C55" w14:textId="77777777" w:rsidR="00000000" w:rsidRDefault="006A25C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418072"/>
      <w:docPartObj>
        <w:docPartGallery w:val="Page Numbers (Bottom of Page)"/>
        <w:docPartUnique/>
      </w:docPartObj>
    </w:sdtPr>
    <w:sdtEndPr>
      <w:rPr>
        <w:noProof/>
      </w:rPr>
    </w:sdtEndPr>
    <w:sdtContent>
      <w:p w14:paraId="5FA5A51D" w14:textId="24F33092" w:rsidR="00E653C0" w:rsidRDefault="00E653C0" w:rsidP="00706D60">
        <w:pPr>
          <w:pStyle w:val="Footer"/>
        </w:pPr>
        <w:r>
          <w:fldChar w:fldCharType="begin"/>
        </w:r>
        <w:r>
          <w:instrText xml:space="preserve"> PAGE   \* MERGEFORMAT </w:instrText>
        </w:r>
        <w:r>
          <w:fldChar w:fldCharType="separate"/>
        </w:r>
        <w:r w:rsidR="003563AC">
          <w:rPr>
            <w:noProof/>
          </w:rPr>
          <w:t>4</w:t>
        </w:r>
        <w:r>
          <w:rPr>
            <w:noProof/>
          </w:rPr>
          <w:fldChar w:fldCharType="end"/>
        </w:r>
      </w:p>
    </w:sdtContent>
  </w:sdt>
  <w:p w14:paraId="70BC2FF6" w14:textId="77777777" w:rsidR="00E653C0" w:rsidRDefault="00E653C0" w:rsidP="00706D60">
    <w:pPr>
      <w:pStyle w:val="Footer"/>
    </w:pPr>
  </w:p>
  <w:p w14:paraId="7E88D5D1" w14:textId="77777777" w:rsidR="00C25FF5" w:rsidRDefault="00C25FF5"/>
  <w:p w14:paraId="60E7D6AC" w14:textId="77777777" w:rsidR="00000000" w:rsidRDefault="006A25C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D0899B" w14:textId="77777777" w:rsidR="006A25C2" w:rsidRDefault="006A25C2" w:rsidP="00706D60">
      <w:r>
        <w:separator/>
      </w:r>
    </w:p>
  </w:footnote>
  <w:footnote w:type="continuationSeparator" w:id="0">
    <w:p w14:paraId="50378D4C" w14:textId="77777777" w:rsidR="006A25C2" w:rsidRDefault="006A25C2" w:rsidP="00706D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37D53" w14:textId="59FDB642" w:rsidR="00286149" w:rsidRDefault="00286149">
    <w:pPr>
      <w:pStyle w:val="Header"/>
    </w:pPr>
  </w:p>
  <w:p w14:paraId="63966703" w14:textId="77777777" w:rsidR="00000000" w:rsidRDefault="006A25C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1C8FC" w14:textId="7545E34E" w:rsidR="00286149" w:rsidRDefault="00286149">
    <w:pPr>
      <w:pStyle w:val="Header"/>
    </w:pPr>
  </w:p>
  <w:p w14:paraId="22EED8C1" w14:textId="77777777" w:rsidR="00000000" w:rsidRDefault="006A25C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35pt;height:11.35pt" o:bullet="t">
        <v:imagedata r:id="rId1" o:title="mso3093"/>
      </v:shape>
    </w:pict>
  </w:numPicBullet>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427FD5"/>
    <w:multiLevelType w:val="hybridMultilevel"/>
    <w:tmpl w:val="B2FAADA2"/>
    <w:lvl w:ilvl="0" w:tplc="C560AC6E">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92B578A"/>
    <w:multiLevelType w:val="hybridMultilevel"/>
    <w:tmpl w:val="64B611C4"/>
    <w:lvl w:ilvl="0" w:tplc="04090007">
      <w:start w:val="1"/>
      <w:numFmt w:val="bullet"/>
      <w:lvlText w:val=""/>
      <w:lvlPicBulletId w:val="0"/>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 w15:restartNumberingAfterBreak="0">
    <w:nsid w:val="10792A08"/>
    <w:multiLevelType w:val="hybridMultilevel"/>
    <w:tmpl w:val="586A32E0"/>
    <w:lvl w:ilvl="0" w:tplc="2E12C7B4">
      <w:start w:val="1"/>
      <w:numFmt w:val="bullet"/>
      <w:lvlText w:val=""/>
      <w:lvlJc w:val="left"/>
      <w:pPr>
        <w:ind w:left="1440" w:hanging="360"/>
      </w:pPr>
      <w:rPr>
        <w:rFonts w:ascii="Wingdings" w:hAnsi="Wingdings" w:hint="default"/>
        <w:color w:val="903163" w:themeColor="accent2"/>
        <w:u w:color="903163" w:themeColor="accent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FE55F1"/>
    <w:multiLevelType w:val="hybridMultilevel"/>
    <w:tmpl w:val="59A0A6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35424"/>
    <w:multiLevelType w:val="hybridMultilevel"/>
    <w:tmpl w:val="E3108536"/>
    <w:lvl w:ilvl="0" w:tplc="DE8A1314">
      <w:start w:val="1"/>
      <w:numFmt w:val="bullet"/>
      <w:lvlText w:val="+"/>
      <w:lvlJc w:val="left"/>
      <w:pPr>
        <w:ind w:left="6120" w:hanging="360"/>
      </w:pPr>
      <w:rPr>
        <w:rFonts w:ascii="Courier New" w:hAnsi="Courier New" w:hint="default"/>
      </w:rPr>
    </w:lvl>
    <w:lvl w:ilvl="1" w:tplc="C560AC6E">
      <w:start w:val="1"/>
      <w:numFmt w:val="bullet"/>
      <w:lvlText w:val=""/>
      <w:lvlJc w:val="left"/>
      <w:pPr>
        <w:ind w:left="1170" w:hanging="360"/>
      </w:pPr>
      <w:rPr>
        <w:rFonts w:ascii="Symbol" w:hAnsi="Symbol" w:hint="default"/>
      </w:rPr>
    </w:lvl>
    <w:lvl w:ilvl="2" w:tplc="DE8A1314">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62476"/>
    <w:multiLevelType w:val="multilevel"/>
    <w:tmpl w:val="E118D4E6"/>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F644C"/>
    <w:multiLevelType w:val="multilevel"/>
    <w:tmpl w:val="113C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B56AF"/>
    <w:multiLevelType w:val="hybridMultilevel"/>
    <w:tmpl w:val="A538C6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1055C"/>
    <w:multiLevelType w:val="hybridMultilevel"/>
    <w:tmpl w:val="B98A8694"/>
    <w:lvl w:ilvl="0" w:tplc="04090007">
      <w:start w:val="1"/>
      <w:numFmt w:val="bullet"/>
      <w:lvlText w:val=""/>
      <w:lvlPicBulletId w:val="0"/>
      <w:lvlJc w:val="left"/>
      <w:pPr>
        <w:ind w:left="1080" w:hanging="360"/>
      </w:pPr>
      <w:rPr>
        <w:rFonts w:ascii="Symbol" w:hAnsi="Symbol" w:hint="default"/>
        <w:color w:val="903163" w:themeColor="accent2"/>
        <w:u w:color="903163" w:themeColor="accent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103CA5"/>
    <w:multiLevelType w:val="hybridMultilevel"/>
    <w:tmpl w:val="79AAD358"/>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2D834003"/>
    <w:multiLevelType w:val="hybridMultilevel"/>
    <w:tmpl w:val="DEC83D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EBE6B44"/>
    <w:multiLevelType w:val="hybridMultilevel"/>
    <w:tmpl w:val="919A5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723BF"/>
    <w:multiLevelType w:val="multilevel"/>
    <w:tmpl w:val="0F3A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F4DF4"/>
    <w:multiLevelType w:val="multilevel"/>
    <w:tmpl w:val="9C22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0F3ED8"/>
    <w:multiLevelType w:val="hybridMultilevel"/>
    <w:tmpl w:val="44BAE7C4"/>
    <w:lvl w:ilvl="0" w:tplc="C560AC6E">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16" w15:restartNumberingAfterBreak="0">
    <w:nsid w:val="469342E6"/>
    <w:multiLevelType w:val="hybridMultilevel"/>
    <w:tmpl w:val="7FE4F134"/>
    <w:lvl w:ilvl="0" w:tplc="C560AC6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BF37511"/>
    <w:multiLevelType w:val="multilevel"/>
    <w:tmpl w:val="A4027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9" w15:restartNumberingAfterBreak="0">
    <w:nsid w:val="533E48A1"/>
    <w:multiLevelType w:val="hybridMultilevel"/>
    <w:tmpl w:val="4FFE12DE"/>
    <w:lvl w:ilvl="0" w:tplc="74763864">
      <w:start w:val="1"/>
      <w:numFmt w:val="bullet"/>
      <w:lvlText w:val=""/>
      <w:lvlJc w:val="left"/>
      <w:pPr>
        <w:ind w:left="540" w:hanging="360"/>
      </w:pPr>
      <w:rPr>
        <w:rFonts w:ascii="Wingdings" w:hAnsi="Wingdings" w:hint="default"/>
        <w:color w:val="903163" w:themeColor="accent2"/>
        <w:u w:color="FFFFFF" w:themeColor="background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013CED"/>
    <w:multiLevelType w:val="hybridMultilevel"/>
    <w:tmpl w:val="48D0E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F5E6256">
      <w:start w:val="1"/>
      <w:numFmt w:val="decimal"/>
      <w:lvlText w:val="%3."/>
      <w:lvlJc w:val="left"/>
      <w:pPr>
        <w:ind w:left="81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117B9F"/>
    <w:multiLevelType w:val="hybridMultilevel"/>
    <w:tmpl w:val="8B9C794E"/>
    <w:lvl w:ilvl="0" w:tplc="C560AC6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1F22E2B"/>
    <w:multiLevelType w:val="hybridMultilevel"/>
    <w:tmpl w:val="CC52F9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353AB0"/>
    <w:multiLevelType w:val="hybridMultilevel"/>
    <w:tmpl w:val="85EC14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5D7CA7"/>
    <w:multiLevelType w:val="hybridMultilevel"/>
    <w:tmpl w:val="DD0EFCE2"/>
    <w:lvl w:ilvl="0" w:tplc="0409000F">
      <w:start w:val="1"/>
      <w:numFmt w:val="decimal"/>
      <w:lvlText w:val="%1."/>
      <w:lvlJc w:val="left"/>
      <w:pPr>
        <w:ind w:left="630" w:hanging="360"/>
      </w:pPr>
      <w:rPr>
        <w:rFonts w:hint="default"/>
        <w:color w:val="903163" w:themeColor="accent2"/>
        <w:u w:color="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DD1541"/>
    <w:multiLevelType w:val="multilevel"/>
    <w:tmpl w:val="2A16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D33CFB"/>
    <w:multiLevelType w:val="hybridMultilevel"/>
    <w:tmpl w:val="56845D5C"/>
    <w:lvl w:ilvl="0" w:tplc="2E12C7B4">
      <w:start w:val="1"/>
      <w:numFmt w:val="bullet"/>
      <w:lvlText w:val=""/>
      <w:lvlJc w:val="left"/>
      <w:pPr>
        <w:ind w:left="1440" w:hanging="360"/>
      </w:pPr>
      <w:rPr>
        <w:rFonts w:ascii="Wingdings" w:hAnsi="Wingdings" w:hint="default"/>
        <w:color w:val="903163" w:themeColor="accent2"/>
        <w:u w:color="903163" w:themeColor="accent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1"/>
  </w:num>
  <w:num w:numId="3">
    <w:abstractNumId w:val="0"/>
  </w:num>
  <w:num w:numId="4">
    <w:abstractNumId w:val="10"/>
  </w:num>
  <w:num w:numId="5">
    <w:abstractNumId w:val="12"/>
  </w:num>
  <w:num w:numId="6">
    <w:abstractNumId w:val="24"/>
  </w:num>
  <w:num w:numId="7">
    <w:abstractNumId w:val="15"/>
  </w:num>
  <w:num w:numId="8">
    <w:abstractNumId w:val="23"/>
  </w:num>
  <w:num w:numId="9">
    <w:abstractNumId w:val="8"/>
  </w:num>
  <w:num w:numId="10">
    <w:abstractNumId w:val="11"/>
  </w:num>
  <w:num w:numId="11">
    <w:abstractNumId w:val="20"/>
  </w:num>
  <w:num w:numId="12">
    <w:abstractNumId w:val="6"/>
  </w:num>
  <w:num w:numId="13">
    <w:abstractNumId w:val="9"/>
  </w:num>
  <w:num w:numId="14">
    <w:abstractNumId w:val="13"/>
  </w:num>
  <w:num w:numId="15">
    <w:abstractNumId w:val="19"/>
  </w:num>
  <w:num w:numId="16">
    <w:abstractNumId w:val="25"/>
  </w:num>
  <w:num w:numId="17">
    <w:abstractNumId w:val="14"/>
  </w:num>
  <w:num w:numId="18">
    <w:abstractNumId w:val="7"/>
  </w:num>
  <w:num w:numId="19">
    <w:abstractNumId w:val="27"/>
  </w:num>
  <w:num w:numId="20">
    <w:abstractNumId w:val="3"/>
  </w:num>
  <w:num w:numId="21">
    <w:abstractNumId w:val="26"/>
  </w:num>
  <w:num w:numId="22">
    <w:abstractNumId w:val="2"/>
  </w:num>
  <w:num w:numId="23">
    <w:abstractNumId w:val="17"/>
  </w:num>
  <w:num w:numId="24">
    <w:abstractNumId w:val="4"/>
  </w:num>
  <w:num w:numId="25">
    <w:abstractNumId w:val="1"/>
  </w:num>
  <w:num w:numId="26">
    <w:abstractNumId w:val="22"/>
  </w:num>
  <w:num w:numId="27">
    <w:abstractNumId w:val="5"/>
  </w:num>
  <w:num w:numId="28">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513"/>
    <w:rsid w:val="000061DC"/>
    <w:rsid w:val="00020FC9"/>
    <w:rsid w:val="000411DF"/>
    <w:rsid w:val="000551C0"/>
    <w:rsid w:val="00066CB2"/>
    <w:rsid w:val="0008174B"/>
    <w:rsid w:val="000B5E2F"/>
    <w:rsid w:val="00136DDD"/>
    <w:rsid w:val="00165112"/>
    <w:rsid w:val="00184A71"/>
    <w:rsid w:val="001A0417"/>
    <w:rsid w:val="001A70F2"/>
    <w:rsid w:val="001B6CF2"/>
    <w:rsid w:val="001E2DFD"/>
    <w:rsid w:val="0022046C"/>
    <w:rsid w:val="00222A07"/>
    <w:rsid w:val="002437EF"/>
    <w:rsid w:val="002774B5"/>
    <w:rsid w:val="00286149"/>
    <w:rsid w:val="00290B10"/>
    <w:rsid w:val="002974C8"/>
    <w:rsid w:val="002A6045"/>
    <w:rsid w:val="002B5D98"/>
    <w:rsid w:val="002C5772"/>
    <w:rsid w:val="003001FC"/>
    <w:rsid w:val="003066E3"/>
    <w:rsid w:val="003161E7"/>
    <w:rsid w:val="003563AC"/>
    <w:rsid w:val="00383B62"/>
    <w:rsid w:val="00386C2F"/>
    <w:rsid w:val="00400819"/>
    <w:rsid w:val="00400E43"/>
    <w:rsid w:val="00416074"/>
    <w:rsid w:val="00430A30"/>
    <w:rsid w:val="00444828"/>
    <w:rsid w:val="00453C6F"/>
    <w:rsid w:val="004732D5"/>
    <w:rsid w:val="00497899"/>
    <w:rsid w:val="004A7624"/>
    <w:rsid w:val="004C0BCB"/>
    <w:rsid w:val="004F392D"/>
    <w:rsid w:val="00532699"/>
    <w:rsid w:val="00542F7A"/>
    <w:rsid w:val="00576B76"/>
    <w:rsid w:val="00586D8C"/>
    <w:rsid w:val="005C40A8"/>
    <w:rsid w:val="005E4A95"/>
    <w:rsid w:val="006032A2"/>
    <w:rsid w:val="00647351"/>
    <w:rsid w:val="006512AE"/>
    <w:rsid w:val="006536A6"/>
    <w:rsid w:val="006778E3"/>
    <w:rsid w:val="00681136"/>
    <w:rsid w:val="006A25C2"/>
    <w:rsid w:val="006B6867"/>
    <w:rsid w:val="006D3FD3"/>
    <w:rsid w:val="006E0513"/>
    <w:rsid w:val="006E05A8"/>
    <w:rsid w:val="00706D60"/>
    <w:rsid w:val="00710767"/>
    <w:rsid w:val="007263A7"/>
    <w:rsid w:val="0073372F"/>
    <w:rsid w:val="00775FFF"/>
    <w:rsid w:val="007A0513"/>
    <w:rsid w:val="007E3246"/>
    <w:rsid w:val="007E363C"/>
    <w:rsid w:val="007F2784"/>
    <w:rsid w:val="008327CF"/>
    <w:rsid w:val="00873804"/>
    <w:rsid w:val="00875493"/>
    <w:rsid w:val="008A5C75"/>
    <w:rsid w:val="008B678D"/>
    <w:rsid w:val="008E4CD9"/>
    <w:rsid w:val="008E4D83"/>
    <w:rsid w:val="008E68A6"/>
    <w:rsid w:val="008F0DC8"/>
    <w:rsid w:val="008F1297"/>
    <w:rsid w:val="0096777A"/>
    <w:rsid w:val="0097024E"/>
    <w:rsid w:val="00974552"/>
    <w:rsid w:val="00976A52"/>
    <w:rsid w:val="00990DBB"/>
    <w:rsid w:val="009B24E6"/>
    <w:rsid w:val="009B658F"/>
    <w:rsid w:val="009C36C5"/>
    <w:rsid w:val="009C6C6B"/>
    <w:rsid w:val="00A02F92"/>
    <w:rsid w:val="00A518CA"/>
    <w:rsid w:val="00AD2CAA"/>
    <w:rsid w:val="00B175D4"/>
    <w:rsid w:val="00B73C61"/>
    <w:rsid w:val="00B806DF"/>
    <w:rsid w:val="00B8076B"/>
    <w:rsid w:val="00B9702E"/>
    <w:rsid w:val="00BA4112"/>
    <w:rsid w:val="00BB124C"/>
    <w:rsid w:val="00BD5080"/>
    <w:rsid w:val="00BE53BE"/>
    <w:rsid w:val="00C25FF5"/>
    <w:rsid w:val="00C33A99"/>
    <w:rsid w:val="00C47447"/>
    <w:rsid w:val="00C63B7A"/>
    <w:rsid w:val="00C6701C"/>
    <w:rsid w:val="00C7287A"/>
    <w:rsid w:val="00C8368C"/>
    <w:rsid w:val="00C85251"/>
    <w:rsid w:val="00CA722F"/>
    <w:rsid w:val="00CB4C02"/>
    <w:rsid w:val="00CC691B"/>
    <w:rsid w:val="00D25B00"/>
    <w:rsid w:val="00D26120"/>
    <w:rsid w:val="00D33A5F"/>
    <w:rsid w:val="00D92464"/>
    <w:rsid w:val="00D93039"/>
    <w:rsid w:val="00DA25BD"/>
    <w:rsid w:val="00DA6894"/>
    <w:rsid w:val="00DB01AE"/>
    <w:rsid w:val="00DB4C5E"/>
    <w:rsid w:val="00DC487D"/>
    <w:rsid w:val="00DF49F1"/>
    <w:rsid w:val="00E15A34"/>
    <w:rsid w:val="00E160DE"/>
    <w:rsid w:val="00E235E0"/>
    <w:rsid w:val="00E4321D"/>
    <w:rsid w:val="00E541C4"/>
    <w:rsid w:val="00E55C29"/>
    <w:rsid w:val="00E653C0"/>
    <w:rsid w:val="00E930ED"/>
    <w:rsid w:val="00E96235"/>
    <w:rsid w:val="00EB318B"/>
    <w:rsid w:val="00EB58DF"/>
    <w:rsid w:val="00EC4394"/>
    <w:rsid w:val="00EF1E81"/>
    <w:rsid w:val="00EF64BB"/>
    <w:rsid w:val="00F01492"/>
    <w:rsid w:val="00F35A5A"/>
    <w:rsid w:val="00F421C1"/>
    <w:rsid w:val="00F43844"/>
    <w:rsid w:val="00F5245D"/>
    <w:rsid w:val="00F8576E"/>
    <w:rsid w:val="00F96C55"/>
    <w:rsid w:val="00F97FFE"/>
    <w:rsid w:val="00FB4730"/>
    <w:rsid w:val="00FE5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E27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390F2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390F26" w:themeColor="accent1" w:themeShade="BF"/>
      <w:sz w:val="26"/>
      <w:szCs w:val="26"/>
    </w:rPr>
  </w:style>
  <w:style w:type="paragraph" w:styleId="Heading4">
    <w:name w:val="heading 4"/>
    <w:basedOn w:val="Normal"/>
    <w:next w:val="Normal"/>
    <w:link w:val="Heading4Char"/>
    <w:uiPriority w:val="9"/>
    <w:semiHidden/>
    <w:qFormat/>
    <w:rsid w:val="001B6CF2"/>
    <w:pPr>
      <w:keepNext/>
      <w:keepLines/>
      <w:spacing w:before="40" w:after="0"/>
      <w:outlineLvl w:val="3"/>
    </w:pPr>
    <w:rPr>
      <w:rFonts w:asciiTheme="majorHAnsi" w:eastAsiaTheme="majorEastAsia" w:hAnsiTheme="majorHAnsi" w:cstheme="majorBidi"/>
      <w:i/>
      <w:iCs/>
      <w:color w:val="390F2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390F2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828282"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390F2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F49F1"/>
    <w:rPr>
      <w:b/>
      <w:bCs/>
    </w:rPr>
  </w:style>
  <w:style w:type="character" w:customStyle="1" w:styleId="Heading4Char">
    <w:name w:val="Heading 4 Char"/>
    <w:basedOn w:val="DefaultParagraphFont"/>
    <w:link w:val="Heading4"/>
    <w:uiPriority w:val="9"/>
    <w:semiHidden/>
    <w:rsid w:val="001B6CF2"/>
    <w:rPr>
      <w:rFonts w:asciiTheme="majorHAnsi" w:eastAsiaTheme="majorEastAsia" w:hAnsiTheme="majorHAnsi" w:cstheme="majorBidi"/>
      <w:i/>
      <w:iCs/>
      <w:color w:val="390F26" w:themeColor="accent1" w:themeShade="BF"/>
    </w:rPr>
  </w:style>
  <w:style w:type="paragraph" w:styleId="HTMLPreformatted">
    <w:name w:val="HTML Preformatted"/>
    <w:basedOn w:val="Normal"/>
    <w:link w:val="HTMLPreformattedChar"/>
    <w:uiPriority w:val="99"/>
    <w:unhideWhenUsed/>
    <w:rsid w:val="00BE5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3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12738">
      <w:bodyDiv w:val="1"/>
      <w:marLeft w:val="0"/>
      <w:marRight w:val="0"/>
      <w:marTop w:val="0"/>
      <w:marBottom w:val="0"/>
      <w:divBdr>
        <w:top w:val="none" w:sz="0" w:space="0" w:color="auto"/>
        <w:left w:val="none" w:sz="0" w:space="0" w:color="auto"/>
        <w:bottom w:val="none" w:sz="0" w:space="0" w:color="auto"/>
        <w:right w:val="none" w:sz="0" w:space="0" w:color="auto"/>
      </w:divBdr>
    </w:div>
    <w:div w:id="46030111">
      <w:bodyDiv w:val="1"/>
      <w:marLeft w:val="0"/>
      <w:marRight w:val="0"/>
      <w:marTop w:val="0"/>
      <w:marBottom w:val="0"/>
      <w:divBdr>
        <w:top w:val="none" w:sz="0" w:space="0" w:color="auto"/>
        <w:left w:val="none" w:sz="0" w:space="0" w:color="auto"/>
        <w:bottom w:val="none" w:sz="0" w:space="0" w:color="auto"/>
        <w:right w:val="none" w:sz="0" w:space="0" w:color="auto"/>
      </w:divBdr>
      <w:divsChild>
        <w:div w:id="1284843106">
          <w:marLeft w:val="0"/>
          <w:marRight w:val="0"/>
          <w:marTop w:val="0"/>
          <w:marBottom w:val="0"/>
          <w:divBdr>
            <w:top w:val="none" w:sz="0" w:space="0" w:color="auto"/>
            <w:left w:val="none" w:sz="0" w:space="0" w:color="auto"/>
            <w:bottom w:val="none" w:sz="0" w:space="0" w:color="auto"/>
            <w:right w:val="none" w:sz="0" w:space="0" w:color="auto"/>
          </w:divBdr>
          <w:divsChild>
            <w:div w:id="349987228">
              <w:marLeft w:val="0"/>
              <w:marRight w:val="0"/>
              <w:marTop w:val="0"/>
              <w:marBottom w:val="0"/>
              <w:divBdr>
                <w:top w:val="none" w:sz="0" w:space="0" w:color="auto"/>
                <w:left w:val="none" w:sz="0" w:space="0" w:color="auto"/>
                <w:bottom w:val="none" w:sz="0" w:space="0" w:color="auto"/>
                <w:right w:val="none" w:sz="0" w:space="0" w:color="auto"/>
              </w:divBdr>
              <w:divsChild>
                <w:div w:id="1713841672">
                  <w:marLeft w:val="-240"/>
                  <w:marRight w:val="-240"/>
                  <w:marTop w:val="0"/>
                  <w:marBottom w:val="0"/>
                  <w:divBdr>
                    <w:top w:val="none" w:sz="0" w:space="0" w:color="auto"/>
                    <w:left w:val="none" w:sz="0" w:space="0" w:color="auto"/>
                    <w:bottom w:val="none" w:sz="0" w:space="0" w:color="auto"/>
                    <w:right w:val="none" w:sz="0" w:space="0" w:color="auto"/>
                  </w:divBdr>
                  <w:divsChild>
                    <w:div w:id="2141993667">
                      <w:marLeft w:val="0"/>
                      <w:marRight w:val="0"/>
                      <w:marTop w:val="0"/>
                      <w:marBottom w:val="0"/>
                      <w:divBdr>
                        <w:top w:val="none" w:sz="0" w:space="0" w:color="auto"/>
                        <w:left w:val="none" w:sz="0" w:space="0" w:color="auto"/>
                        <w:bottom w:val="none" w:sz="0" w:space="0" w:color="auto"/>
                        <w:right w:val="none" w:sz="0" w:space="0" w:color="auto"/>
                      </w:divBdr>
                      <w:divsChild>
                        <w:div w:id="441538448">
                          <w:marLeft w:val="0"/>
                          <w:marRight w:val="0"/>
                          <w:marTop w:val="0"/>
                          <w:marBottom w:val="0"/>
                          <w:divBdr>
                            <w:top w:val="none" w:sz="0" w:space="0" w:color="auto"/>
                            <w:left w:val="none" w:sz="0" w:space="0" w:color="auto"/>
                            <w:bottom w:val="none" w:sz="0" w:space="0" w:color="auto"/>
                            <w:right w:val="none" w:sz="0" w:space="0" w:color="auto"/>
                          </w:divBdr>
                        </w:div>
                        <w:div w:id="1312900948">
                          <w:marLeft w:val="0"/>
                          <w:marRight w:val="0"/>
                          <w:marTop w:val="0"/>
                          <w:marBottom w:val="0"/>
                          <w:divBdr>
                            <w:top w:val="none" w:sz="0" w:space="0" w:color="auto"/>
                            <w:left w:val="none" w:sz="0" w:space="0" w:color="auto"/>
                            <w:bottom w:val="none" w:sz="0" w:space="0" w:color="auto"/>
                            <w:right w:val="none" w:sz="0" w:space="0" w:color="auto"/>
                          </w:divBdr>
                          <w:divsChild>
                            <w:div w:id="2141069423">
                              <w:marLeft w:val="165"/>
                              <w:marRight w:val="165"/>
                              <w:marTop w:val="0"/>
                              <w:marBottom w:val="0"/>
                              <w:divBdr>
                                <w:top w:val="none" w:sz="0" w:space="0" w:color="auto"/>
                                <w:left w:val="none" w:sz="0" w:space="0" w:color="auto"/>
                                <w:bottom w:val="none" w:sz="0" w:space="0" w:color="auto"/>
                                <w:right w:val="none" w:sz="0" w:space="0" w:color="auto"/>
                              </w:divBdr>
                              <w:divsChild>
                                <w:div w:id="132061132">
                                  <w:marLeft w:val="0"/>
                                  <w:marRight w:val="0"/>
                                  <w:marTop w:val="0"/>
                                  <w:marBottom w:val="0"/>
                                  <w:divBdr>
                                    <w:top w:val="none" w:sz="0" w:space="0" w:color="auto"/>
                                    <w:left w:val="none" w:sz="0" w:space="0" w:color="auto"/>
                                    <w:bottom w:val="none" w:sz="0" w:space="0" w:color="auto"/>
                                    <w:right w:val="none" w:sz="0" w:space="0" w:color="auto"/>
                                  </w:divBdr>
                                  <w:divsChild>
                                    <w:div w:id="1230919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734644">
      <w:bodyDiv w:val="1"/>
      <w:marLeft w:val="0"/>
      <w:marRight w:val="0"/>
      <w:marTop w:val="0"/>
      <w:marBottom w:val="0"/>
      <w:divBdr>
        <w:top w:val="none" w:sz="0" w:space="0" w:color="auto"/>
        <w:left w:val="none" w:sz="0" w:space="0" w:color="auto"/>
        <w:bottom w:val="none" w:sz="0" w:space="0" w:color="auto"/>
        <w:right w:val="none" w:sz="0" w:space="0" w:color="auto"/>
      </w:divBdr>
    </w:div>
    <w:div w:id="56559563">
      <w:bodyDiv w:val="1"/>
      <w:marLeft w:val="0"/>
      <w:marRight w:val="0"/>
      <w:marTop w:val="0"/>
      <w:marBottom w:val="0"/>
      <w:divBdr>
        <w:top w:val="none" w:sz="0" w:space="0" w:color="auto"/>
        <w:left w:val="none" w:sz="0" w:space="0" w:color="auto"/>
        <w:bottom w:val="none" w:sz="0" w:space="0" w:color="auto"/>
        <w:right w:val="none" w:sz="0" w:space="0" w:color="auto"/>
      </w:divBdr>
    </w:div>
    <w:div w:id="162555141">
      <w:bodyDiv w:val="1"/>
      <w:marLeft w:val="0"/>
      <w:marRight w:val="0"/>
      <w:marTop w:val="0"/>
      <w:marBottom w:val="0"/>
      <w:divBdr>
        <w:top w:val="none" w:sz="0" w:space="0" w:color="auto"/>
        <w:left w:val="none" w:sz="0" w:space="0" w:color="auto"/>
        <w:bottom w:val="none" w:sz="0" w:space="0" w:color="auto"/>
        <w:right w:val="none" w:sz="0" w:space="0" w:color="auto"/>
      </w:divBdr>
      <w:divsChild>
        <w:div w:id="274946058">
          <w:marLeft w:val="0"/>
          <w:marRight w:val="0"/>
          <w:marTop w:val="0"/>
          <w:marBottom w:val="0"/>
          <w:divBdr>
            <w:top w:val="none" w:sz="0" w:space="0" w:color="auto"/>
            <w:left w:val="none" w:sz="0" w:space="0" w:color="auto"/>
            <w:bottom w:val="none" w:sz="0" w:space="0" w:color="auto"/>
            <w:right w:val="none" w:sz="0" w:space="0" w:color="auto"/>
          </w:divBdr>
          <w:divsChild>
            <w:div w:id="1735735914">
              <w:marLeft w:val="0"/>
              <w:marRight w:val="0"/>
              <w:marTop w:val="0"/>
              <w:marBottom w:val="0"/>
              <w:divBdr>
                <w:top w:val="none" w:sz="0" w:space="0" w:color="auto"/>
                <w:left w:val="none" w:sz="0" w:space="0" w:color="auto"/>
                <w:bottom w:val="none" w:sz="0" w:space="0" w:color="auto"/>
                <w:right w:val="none" w:sz="0" w:space="0" w:color="auto"/>
              </w:divBdr>
            </w:div>
          </w:divsChild>
        </w:div>
        <w:div w:id="1539779057">
          <w:marLeft w:val="0"/>
          <w:marRight w:val="0"/>
          <w:marTop w:val="0"/>
          <w:marBottom w:val="0"/>
          <w:divBdr>
            <w:top w:val="none" w:sz="0" w:space="0" w:color="auto"/>
            <w:left w:val="none" w:sz="0" w:space="0" w:color="auto"/>
            <w:bottom w:val="none" w:sz="0" w:space="0" w:color="auto"/>
            <w:right w:val="none" w:sz="0" w:space="0" w:color="auto"/>
          </w:divBdr>
          <w:divsChild>
            <w:div w:id="1179782110">
              <w:marLeft w:val="0"/>
              <w:marRight w:val="0"/>
              <w:marTop w:val="0"/>
              <w:marBottom w:val="0"/>
              <w:divBdr>
                <w:top w:val="none" w:sz="0" w:space="0" w:color="auto"/>
                <w:left w:val="none" w:sz="0" w:space="0" w:color="auto"/>
                <w:bottom w:val="none" w:sz="0" w:space="0" w:color="auto"/>
                <w:right w:val="none" w:sz="0" w:space="0" w:color="auto"/>
              </w:divBdr>
              <w:divsChild>
                <w:div w:id="237060579">
                  <w:marLeft w:val="0"/>
                  <w:marRight w:val="0"/>
                  <w:marTop w:val="0"/>
                  <w:marBottom w:val="0"/>
                  <w:divBdr>
                    <w:top w:val="none" w:sz="0" w:space="0" w:color="auto"/>
                    <w:left w:val="none" w:sz="0" w:space="0" w:color="auto"/>
                    <w:bottom w:val="none" w:sz="0" w:space="0" w:color="auto"/>
                    <w:right w:val="none" w:sz="0" w:space="0" w:color="auto"/>
                  </w:divBdr>
                  <w:divsChild>
                    <w:div w:id="1175536038">
                      <w:marLeft w:val="0"/>
                      <w:marRight w:val="0"/>
                      <w:marTop w:val="0"/>
                      <w:marBottom w:val="0"/>
                      <w:divBdr>
                        <w:top w:val="none" w:sz="0" w:space="0" w:color="auto"/>
                        <w:left w:val="none" w:sz="0" w:space="0" w:color="auto"/>
                        <w:bottom w:val="none" w:sz="0" w:space="0" w:color="auto"/>
                        <w:right w:val="none" w:sz="0" w:space="0" w:color="auto"/>
                      </w:divBdr>
                      <w:divsChild>
                        <w:div w:id="17900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30959">
      <w:bodyDiv w:val="1"/>
      <w:marLeft w:val="0"/>
      <w:marRight w:val="0"/>
      <w:marTop w:val="0"/>
      <w:marBottom w:val="0"/>
      <w:divBdr>
        <w:top w:val="none" w:sz="0" w:space="0" w:color="auto"/>
        <w:left w:val="none" w:sz="0" w:space="0" w:color="auto"/>
        <w:bottom w:val="none" w:sz="0" w:space="0" w:color="auto"/>
        <w:right w:val="none" w:sz="0" w:space="0" w:color="auto"/>
      </w:divBdr>
    </w:div>
    <w:div w:id="209077217">
      <w:bodyDiv w:val="1"/>
      <w:marLeft w:val="0"/>
      <w:marRight w:val="0"/>
      <w:marTop w:val="0"/>
      <w:marBottom w:val="0"/>
      <w:divBdr>
        <w:top w:val="none" w:sz="0" w:space="0" w:color="auto"/>
        <w:left w:val="none" w:sz="0" w:space="0" w:color="auto"/>
        <w:bottom w:val="none" w:sz="0" w:space="0" w:color="auto"/>
        <w:right w:val="none" w:sz="0" w:space="0" w:color="auto"/>
      </w:divBdr>
    </w:div>
    <w:div w:id="215893705">
      <w:bodyDiv w:val="1"/>
      <w:marLeft w:val="0"/>
      <w:marRight w:val="0"/>
      <w:marTop w:val="0"/>
      <w:marBottom w:val="0"/>
      <w:divBdr>
        <w:top w:val="none" w:sz="0" w:space="0" w:color="auto"/>
        <w:left w:val="none" w:sz="0" w:space="0" w:color="auto"/>
        <w:bottom w:val="none" w:sz="0" w:space="0" w:color="auto"/>
        <w:right w:val="none" w:sz="0" w:space="0" w:color="auto"/>
      </w:divBdr>
    </w:div>
    <w:div w:id="406389795">
      <w:bodyDiv w:val="1"/>
      <w:marLeft w:val="0"/>
      <w:marRight w:val="0"/>
      <w:marTop w:val="0"/>
      <w:marBottom w:val="0"/>
      <w:divBdr>
        <w:top w:val="none" w:sz="0" w:space="0" w:color="auto"/>
        <w:left w:val="none" w:sz="0" w:space="0" w:color="auto"/>
        <w:bottom w:val="none" w:sz="0" w:space="0" w:color="auto"/>
        <w:right w:val="none" w:sz="0" w:space="0" w:color="auto"/>
      </w:divBdr>
    </w:div>
    <w:div w:id="444080270">
      <w:bodyDiv w:val="1"/>
      <w:marLeft w:val="0"/>
      <w:marRight w:val="0"/>
      <w:marTop w:val="0"/>
      <w:marBottom w:val="0"/>
      <w:divBdr>
        <w:top w:val="none" w:sz="0" w:space="0" w:color="auto"/>
        <w:left w:val="none" w:sz="0" w:space="0" w:color="auto"/>
        <w:bottom w:val="none" w:sz="0" w:space="0" w:color="auto"/>
        <w:right w:val="none" w:sz="0" w:space="0" w:color="auto"/>
      </w:divBdr>
    </w:div>
    <w:div w:id="752355524">
      <w:bodyDiv w:val="1"/>
      <w:marLeft w:val="0"/>
      <w:marRight w:val="0"/>
      <w:marTop w:val="0"/>
      <w:marBottom w:val="0"/>
      <w:divBdr>
        <w:top w:val="none" w:sz="0" w:space="0" w:color="auto"/>
        <w:left w:val="none" w:sz="0" w:space="0" w:color="auto"/>
        <w:bottom w:val="none" w:sz="0" w:space="0" w:color="auto"/>
        <w:right w:val="none" w:sz="0" w:space="0" w:color="auto"/>
      </w:divBdr>
    </w:div>
    <w:div w:id="845822830">
      <w:bodyDiv w:val="1"/>
      <w:marLeft w:val="0"/>
      <w:marRight w:val="0"/>
      <w:marTop w:val="0"/>
      <w:marBottom w:val="0"/>
      <w:divBdr>
        <w:top w:val="none" w:sz="0" w:space="0" w:color="auto"/>
        <w:left w:val="none" w:sz="0" w:space="0" w:color="auto"/>
        <w:bottom w:val="none" w:sz="0" w:space="0" w:color="auto"/>
        <w:right w:val="none" w:sz="0" w:space="0" w:color="auto"/>
      </w:divBdr>
    </w:div>
    <w:div w:id="1016545343">
      <w:bodyDiv w:val="1"/>
      <w:marLeft w:val="0"/>
      <w:marRight w:val="0"/>
      <w:marTop w:val="0"/>
      <w:marBottom w:val="0"/>
      <w:divBdr>
        <w:top w:val="none" w:sz="0" w:space="0" w:color="auto"/>
        <w:left w:val="none" w:sz="0" w:space="0" w:color="auto"/>
        <w:bottom w:val="none" w:sz="0" w:space="0" w:color="auto"/>
        <w:right w:val="none" w:sz="0" w:space="0" w:color="auto"/>
      </w:divBdr>
    </w:div>
    <w:div w:id="1149983233">
      <w:bodyDiv w:val="1"/>
      <w:marLeft w:val="0"/>
      <w:marRight w:val="0"/>
      <w:marTop w:val="0"/>
      <w:marBottom w:val="0"/>
      <w:divBdr>
        <w:top w:val="none" w:sz="0" w:space="0" w:color="auto"/>
        <w:left w:val="none" w:sz="0" w:space="0" w:color="auto"/>
        <w:bottom w:val="none" w:sz="0" w:space="0" w:color="auto"/>
        <w:right w:val="none" w:sz="0" w:space="0" w:color="auto"/>
      </w:divBdr>
    </w:div>
    <w:div w:id="1200974968">
      <w:bodyDiv w:val="1"/>
      <w:marLeft w:val="0"/>
      <w:marRight w:val="0"/>
      <w:marTop w:val="0"/>
      <w:marBottom w:val="0"/>
      <w:divBdr>
        <w:top w:val="none" w:sz="0" w:space="0" w:color="auto"/>
        <w:left w:val="none" w:sz="0" w:space="0" w:color="auto"/>
        <w:bottom w:val="none" w:sz="0" w:space="0" w:color="auto"/>
        <w:right w:val="none" w:sz="0" w:space="0" w:color="auto"/>
      </w:divBdr>
    </w:div>
    <w:div w:id="1273322564">
      <w:bodyDiv w:val="1"/>
      <w:marLeft w:val="0"/>
      <w:marRight w:val="0"/>
      <w:marTop w:val="0"/>
      <w:marBottom w:val="0"/>
      <w:divBdr>
        <w:top w:val="none" w:sz="0" w:space="0" w:color="auto"/>
        <w:left w:val="none" w:sz="0" w:space="0" w:color="auto"/>
        <w:bottom w:val="none" w:sz="0" w:space="0" w:color="auto"/>
        <w:right w:val="none" w:sz="0" w:space="0" w:color="auto"/>
      </w:divBdr>
    </w:div>
    <w:div w:id="1292982419">
      <w:bodyDiv w:val="1"/>
      <w:marLeft w:val="0"/>
      <w:marRight w:val="0"/>
      <w:marTop w:val="0"/>
      <w:marBottom w:val="0"/>
      <w:divBdr>
        <w:top w:val="none" w:sz="0" w:space="0" w:color="auto"/>
        <w:left w:val="none" w:sz="0" w:space="0" w:color="auto"/>
        <w:bottom w:val="none" w:sz="0" w:space="0" w:color="auto"/>
        <w:right w:val="none" w:sz="0" w:space="0" w:color="auto"/>
      </w:divBdr>
    </w:div>
    <w:div w:id="1339429999">
      <w:bodyDiv w:val="1"/>
      <w:marLeft w:val="0"/>
      <w:marRight w:val="0"/>
      <w:marTop w:val="0"/>
      <w:marBottom w:val="0"/>
      <w:divBdr>
        <w:top w:val="none" w:sz="0" w:space="0" w:color="auto"/>
        <w:left w:val="none" w:sz="0" w:space="0" w:color="auto"/>
        <w:bottom w:val="none" w:sz="0" w:space="0" w:color="auto"/>
        <w:right w:val="none" w:sz="0" w:space="0" w:color="auto"/>
      </w:divBdr>
    </w:div>
    <w:div w:id="1441072558">
      <w:bodyDiv w:val="1"/>
      <w:marLeft w:val="0"/>
      <w:marRight w:val="0"/>
      <w:marTop w:val="0"/>
      <w:marBottom w:val="0"/>
      <w:divBdr>
        <w:top w:val="none" w:sz="0" w:space="0" w:color="auto"/>
        <w:left w:val="none" w:sz="0" w:space="0" w:color="auto"/>
        <w:bottom w:val="none" w:sz="0" w:space="0" w:color="auto"/>
        <w:right w:val="none" w:sz="0" w:space="0" w:color="auto"/>
      </w:divBdr>
    </w:div>
    <w:div w:id="1464496636">
      <w:bodyDiv w:val="1"/>
      <w:marLeft w:val="0"/>
      <w:marRight w:val="0"/>
      <w:marTop w:val="0"/>
      <w:marBottom w:val="0"/>
      <w:divBdr>
        <w:top w:val="none" w:sz="0" w:space="0" w:color="auto"/>
        <w:left w:val="none" w:sz="0" w:space="0" w:color="auto"/>
        <w:bottom w:val="none" w:sz="0" w:space="0" w:color="auto"/>
        <w:right w:val="none" w:sz="0" w:space="0" w:color="auto"/>
      </w:divBdr>
    </w:div>
    <w:div w:id="1516111098">
      <w:bodyDiv w:val="1"/>
      <w:marLeft w:val="0"/>
      <w:marRight w:val="0"/>
      <w:marTop w:val="0"/>
      <w:marBottom w:val="0"/>
      <w:divBdr>
        <w:top w:val="none" w:sz="0" w:space="0" w:color="auto"/>
        <w:left w:val="none" w:sz="0" w:space="0" w:color="auto"/>
        <w:bottom w:val="none" w:sz="0" w:space="0" w:color="auto"/>
        <w:right w:val="none" w:sz="0" w:space="0" w:color="auto"/>
      </w:divBdr>
    </w:div>
    <w:div w:id="1528714523">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555000021">
      <w:bodyDiv w:val="1"/>
      <w:marLeft w:val="0"/>
      <w:marRight w:val="0"/>
      <w:marTop w:val="0"/>
      <w:marBottom w:val="0"/>
      <w:divBdr>
        <w:top w:val="none" w:sz="0" w:space="0" w:color="auto"/>
        <w:left w:val="none" w:sz="0" w:space="0" w:color="auto"/>
        <w:bottom w:val="none" w:sz="0" w:space="0" w:color="auto"/>
        <w:right w:val="none" w:sz="0" w:space="0" w:color="auto"/>
      </w:divBdr>
    </w:div>
    <w:div w:id="1557281286">
      <w:bodyDiv w:val="1"/>
      <w:marLeft w:val="0"/>
      <w:marRight w:val="0"/>
      <w:marTop w:val="0"/>
      <w:marBottom w:val="0"/>
      <w:divBdr>
        <w:top w:val="none" w:sz="0" w:space="0" w:color="auto"/>
        <w:left w:val="none" w:sz="0" w:space="0" w:color="auto"/>
        <w:bottom w:val="none" w:sz="0" w:space="0" w:color="auto"/>
        <w:right w:val="none" w:sz="0" w:space="0" w:color="auto"/>
      </w:divBdr>
    </w:div>
    <w:div w:id="1559364215">
      <w:bodyDiv w:val="1"/>
      <w:marLeft w:val="0"/>
      <w:marRight w:val="0"/>
      <w:marTop w:val="0"/>
      <w:marBottom w:val="0"/>
      <w:divBdr>
        <w:top w:val="none" w:sz="0" w:space="0" w:color="auto"/>
        <w:left w:val="none" w:sz="0" w:space="0" w:color="auto"/>
        <w:bottom w:val="none" w:sz="0" w:space="0" w:color="auto"/>
        <w:right w:val="none" w:sz="0" w:space="0" w:color="auto"/>
      </w:divBdr>
    </w:div>
    <w:div w:id="1712487400">
      <w:bodyDiv w:val="1"/>
      <w:marLeft w:val="0"/>
      <w:marRight w:val="0"/>
      <w:marTop w:val="0"/>
      <w:marBottom w:val="0"/>
      <w:divBdr>
        <w:top w:val="none" w:sz="0" w:space="0" w:color="auto"/>
        <w:left w:val="none" w:sz="0" w:space="0" w:color="auto"/>
        <w:bottom w:val="none" w:sz="0" w:space="0" w:color="auto"/>
        <w:right w:val="none" w:sz="0" w:space="0" w:color="auto"/>
      </w:divBdr>
    </w:div>
    <w:div w:id="1732726568">
      <w:bodyDiv w:val="1"/>
      <w:marLeft w:val="0"/>
      <w:marRight w:val="0"/>
      <w:marTop w:val="0"/>
      <w:marBottom w:val="0"/>
      <w:divBdr>
        <w:top w:val="none" w:sz="0" w:space="0" w:color="auto"/>
        <w:left w:val="none" w:sz="0" w:space="0" w:color="auto"/>
        <w:bottom w:val="none" w:sz="0" w:space="0" w:color="auto"/>
        <w:right w:val="none" w:sz="0" w:space="0" w:color="auto"/>
      </w:divBdr>
    </w:div>
    <w:div w:id="1839270662">
      <w:bodyDiv w:val="1"/>
      <w:marLeft w:val="0"/>
      <w:marRight w:val="0"/>
      <w:marTop w:val="0"/>
      <w:marBottom w:val="0"/>
      <w:divBdr>
        <w:top w:val="none" w:sz="0" w:space="0" w:color="auto"/>
        <w:left w:val="none" w:sz="0" w:space="0" w:color="auto"/>
        <w:bottom w:val="none" w:sz="0" w:space="0" w:color="auto"/>
        <w:right w:val="none" w:sz="0" w:space="0" w:color="auto"/>
      </w:divBdr>
    </w:div>
    <w:div w:id="1977176206">
      <w:bodyDiv w:val="1"/>
      <w:marLeft w:val="0"/>
      <w:marRight w:val="0"/>
      <w:marTop w:val="0"/>
      <w:marBottom w:val="0"/>
      <w:divBdr>
        <w:top w:val="none" w:sz="0" w:space="0" w:color="auto"/>
        <w:left w:val="none" w:sz="0" w:space="0" w:color="auto"/>
        <w:bottom w:val="none" w:sz="0" w:space="0" w:color="auto"/>
        <w:right w:val="none" w:sz="0" w:space="0" w:color="auto"/>
      </w:divBdr>
    </w:div>
    <w:div w:id="2011909606">
      <w:bodyDiv w:val="1"/>
      <w:marLeft w:val="0"/>
      <w:marRight w:val="0"/>
      <w:marTop w:val="0"/>
      <w:marBottom w:val="0"/>
      <w:divBdr>
        <w:top w:val="none" w:sz="0" w:space="0" w:color="auto"/>
        <w:left w:val="none" w:sz="0" w:space="0" w:color="auto"/>
        <w:bottom w:val="none" w:sz="0" w:space="0" w:color="auto"/>
        <w:right w:val="none" w:sz="0" w:space="0" w:color="auto"/>
      </w:divBdr>
    </w:div>
    <w:div w:id="2041393350">
      <w:bodyDiv w:val="1"/>
      <w:marLeft w:val="0"/>
      <w:marRight w:val="0"/>
      <w:marTop w:val="0"/>
      <w:marBottom w:val="0"/>
      <w:divBdr>
        <w:top w:val="none" w:sz="0" w:space="0" w:color="auto"/>
        <w:left w:val="none" w:sz="0" w:space="0" w:color="auto"/>
        <w:bottom w:val="none" w:sz="0" w:space="0" w:color="auto"/>
        <w:right w:val="none" w:sz="0" w:space="0" w:color="auto"/>
      </w:divBdr>
    </w:div>
    <w:div w:id="209901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opdev.vn/blog/20-tai-lieu-python-hoc-thiet-thuc-nhat-de-tro-thanh-lap-trinh-vien-chuyen-nghiep/"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www.nist.gov/itl/products-and-services/emnist-dataset" TargetMode="External"/><Relationship Id="rId20" Type="http://schemas.openxmlformats.org/officeDocument/2006/relationships/header" Target="header1.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2.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tensorflow.or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openxmlformats.org/officeDocument/2006/relationships/footer" Target="footer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Whitepaper%20with%20cover%20image.dotx"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EE5BC8-9F95-448B-B53D-00E4BCFA41AC}">
  <ds:schemaRefs>
    <ds:schemaRef ds:uri="http://schemas.microsoft.com/sharepoint/v3/contenttype/forms"/>
  </ds:schemaRefs>
</ds:datastoreItem>
</file>

<file path=customXml/itemProps3.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5FCBAB0-FE70-420D-85D1-C591AC7B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image.dotx</Template>
  <TotalTime>0</TotalTime>
  <Pages>17</Pages>
  <Words>1851</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2020-11-13T07:37:00Z</dcterms:created>
  <dcterms:modified xsi:type="dcterms:W3CDTF">2020-11-16T05:03:00Z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